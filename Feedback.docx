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62F11" w14:textId="73ED368B" w:rsidR="00945E46" w:rsidRDefault="00B245E7" w:rsidP="00B245E7">
      <w:pPr>
        <w:jc w:val="center"/>
        <w:rPr>
          <w:sz w:val="32"/>
          <w:szCs w:val="32"/>
        </w:rPr>
      </w:pPr>
      <w:r w:rsidRPr="00B245E7">
        <w:rPr>
          <w:sz w:val="32"/>
          <w:szCs w:val="32"/>
        </w:rPr>
        <w:t>CSUN Website Feedback Page</w:t>
      </w:r>
    </w:p>
    <w:p w14:paraId="24C52F59" w14:textId="48C21FFA" w:rsidR="0070356E" w:rsidRPr="0070356E" w:rsidRDefault="0070356E" w:rsidP="0070356E">
      <w:pPr>
        <w:shd w:val="clear" w:color="auto" w:fill="FFFFFF"/>
        <w:spacing w:before="300" w:after="150" w:line="240" w:lineRule="auto"/>
        <w:outlineLvl w:val="0"/>
        <w:rPr>
          <w:rFonts w:ascii="inherit" w:eastAsia="Times New Roman" w:hAnsi="inherit" w:cs="Helvetica"/>
          <w:color w:val="333333"/>
          <w:kern w:val="36"/>
          <w:sz w:val="57"/>
          <w:szCs w:val="57"/>
        </w:rPr>
      </w:pPr>
      <w:r w:rsidRPr="0070356E">
        <w:rPr>
          <w:rFonts w:ascii="inherit" w:eastAsia="Times New Roman" w:hAnsi="inherit" w:cs="Helvetica"/>
          <w:color w:val="333333"/>
          <w:kern w:val="36"/>
          <w:sz w:val="57"/>
          <w:szCs w:val="57"/>
        </w:rPr>
        <w:t>Personal Demographics</w:t>
      </w:r>
      <w:ins w:id="0" w:author="Kaytlin Conley" w:date="2022-06-02T14:03:00Z">
        <w:r w:rsidR="00766903">
          <w:rPr>
            <w:rFonts w:ascii="inherit" w:eastAsia="Times New Roman" w:hAnsi="inherit" w:cs="Helvetica"/>
            <w:color w:val="333333"/>
            <w:kern w:val="36"/>
            <w:sz w:val="57"/>
            <w:szCs w:val="57"/>
          </w:rPr>
          <w:softHyphen/>
        </w:r>
        <w:r w:rsidR="00766903">
          <w:rPr>
            <w:rFonts w:ascii="inherit" w:eastAsia="Times New Roman" w:hAnsi="inherit" w:cs="Helvetica"/>
            <w:color w:val="333333"/>
            <w:kern w:val="36"/>
            <w:sz w:val="57"/>
            <w:szCs w:val="57"/>
          </w:rPr>
          <w:softHyphen/>
        </w:r>
      </w:ins>
    </w:p>
    <w:p w14:paraId="3BB62AF8" w14:textId="20AA1DCC"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The following set of questions were asked in regard</w:t>
      </w:r>
      <w:del w:id="1" w:author="Connor Franklin" w:date="2022-05-03T15:17:00Z">
        <w:r w:rsidRPr="0070356E" w:rsidDel="0070356E">
          <w:rPr>
            <w:rFonts w:ascii="Helvetica" w:eastAsia="Times New Roman" w:hAnsi="Helvetica" w:cs="Helvetica"/>
            <w:color w:val="333333"/>
            <w:sz w:val="21"/>
            <w:szCs w:val="21"/>
          </w:rPr>
          <w:delText>s</w:delText>
        </w:r>
      </w:del>
      <w:r w:rsidRPr="0070356E">
        <w:rPr>
          <w:rFonts w:ascii="Helvetica" w:eastAsia="Times New Roman" w:hAnsi="Helvetica" w:cs="Helvetica"/>
          <w:color w:val="333333"/>
          <w:sz w:val="21"/>
          <w:szCs w:val="21"/>
        </w:rPr>
        <w:t xml:space="preserve"> to the students’ personal demographics. </w:t>
      </w:r>
      <w:del w:id="2" w:author="Connor Franklin" w:date="2022-05-03T15:17:00Z">
        <w:r w:rsidRPr="0070356E" w:rsidDel="00F1733B">
          <w:rPr>
            <w:rFonts w:ascii="Helvetica" w:eastAsia="Times New Roman" w:hAnsi="Helvetica" w:cs="Helvetica"/>
            <w:color w:val="333333"/>
            <w:sz w:val="21"/>
            <w:szCs w:val="21"/>
          </w:rPr>
          <w:delText xml:space="preserve">This </w:delText>
        </w:r>
      </w:del>
      <w:ins w:id="3" w:author="Connor Franklin" w:date="2022-05-03T15:17:00Z">
        <w:r w:rsidR="00F1733B">
          <w:rPr>
            <w:rFonts w:ascii="Helvetica" w:eastAsia="Times New Roman" w:hAnsi="Helvetica" w:cs="Helvetica"/>
            <w:color w:val="333333"/>
            <w:sz w:val="21"/>
            <w:szCs w:val="21"/>
          </w:rPr>
          <w:t>Questions</w:t>
        </w:r>
        <w:r w:rsidR="00F1733B" w:rsidRPr="0070356E">
          <w:rPr>
            <w:rFonts w:ascii="Helvetica" w:eastAsia="Times New Roman" w:hAnsi="Helvetica" w:cs="Helvetica"/>
            <w:color w:val="333333"/>
            <w:sz w:val="21"/>
            <w:szCs w:val="21"/>
          </w:rPr>
          <w:t xml:space="preserve"> </w:t>
        </w:r>
      </w:ins>
      <w:r w:rsidRPr="0070356E">
        <w:rPr>
          <w:rFonts w:ascii="Helvetica" w:eastAsia="Times New Roman" w:hAnsi="Helvetica" w:cs="Helvetica"/>
          <w:color w:val="333333"/>
          <w:sz w:val="21"/>
          <w:szCs w:val="21"/>
        </w:rPr>
        <w:t>include</w:t>
      </w:r>
      <w:del w:id="4" w:author="Connor Franklin" w:date="2022-05-03T15:17:00Z">
        <w:r w:rsidRPr="0070356E" w:rsidDel="00F1733B">
          <w:rPr>
            <w:rFonts w:ascii="Helvetica" w:eastAsia="Times New Roman" w:hAnsi="Helvetica" w:cs="Helvetica"/>
            <w:color w:val="333333"/>
            <w:sz w:val="21"/>
            <w:szCs w:val="21"/>
          </w:rPr>
          <w:delText>s</w:delText>
        </w:r>
      </w:del>
      <w:r w:rsidRPr="0070356E">
        <w:rPr>
          <w:rFonts w:ascii="Helvetica" w:eastAsia="Times New Roman" w:hAnsi="Helvetica" w:cs="Helvetica"/>
          <w:color w:val="333333"/>
          <w:sz w:val="21"/>
          <w:szCs w:val="21"/>
        </w:rPr>
        <w:t xml:space="preserve"> the students’ age at the time of the survey (2020), ethnicities they identify as, and the number of dependents they are responsible for taking care of. They were also asked about parents’ education, </w:t>
      </w:r>
      <w:commentRangeStart w:id="5"/>
      <w:commentRangeStart w:id="6"/>
      <w:r w:rsidRPr="0070356E">
        <w:rPr>
          <w:rFonts w:ascii="Helvetica" w:eastAsia="Times New Roman" w:hAnsi="Helvetica" w:cs="Helvetica"/>
          <w:color w:val="333333"/>
          <w:sz w:val="21"/>
          <w:szCs w:val="21"/>
        </w:rPr>
        <w:t>which will help us identify first generation college students based on certain criteria.</w:t>
      </w:r>
      <w:commentRangeEnd w:id="5"/>
      <w:r w:rsidR="00F1733B">
        <w:rPr>
          <w:rStyle w:val="CommentReference"/>
        </w:rPr>
        <w:commentReference w:id="5"/>
      </w:r>
      <w:commentRangeEnd w:id="6"/>
      <w:r w:rsidR="0074514E">
        <w:rPr>
          <w:rStyle w:val="CommentReference"/>
        </w:rPr>
        <w:commentReference w:id="6"/>
      </w:r>
    </w:p>
    <w:p w14:paraId="569B4A6D"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1E832BBD"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Age</w:t>
      </w:r>
    </w:p>
    <w:p w14:paraId="2931B9F8" w14:textId="19A4455B"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commentRangeStart w:id="7"/>
      <w:commentRangeStart w:id="8"/>
      <w:r w:rsidRPr="0070356E">
        <w:rPr>
          <w:rFonts w:ascii="Helvetica" w:eastAsia="Times New Roman" w:hAnsi="Helvetica" w:cs="Helvetica"/>
          <w:i/>
          <w:iCs/>
          <w:color w:val="333333"/>
          <w:sz w:val="21"/>
          <w:szCs w:val="21"/>
        </w:rPr>
        <w:t>The following was determined by taking the difference between birth date and the time at which the survey was completed (n=120, 98% of 123 reporting</w:t>
      </w:r>
      <w:commentRangeEnd w:id="7"/>
      <w:r w:rsidR="00F1733B">
        <w:rPr>
          <w:rStyle w:val="CommentReference"/>
        </w:rPr>
        <w:commentReference w:id="7"/>
      </w:r>
      <w:commentRangeEnd w:id="8"/>
      <w:r w:rsidR="0074514E">
        <w:rPr>
          <w:rStyle w:val="CommentReference"/>
        </w:rPr>
        <w:commentReference w:id="8"/>
      </w:r>
      <w:r w:rsidRPr="0070356E">
        <w:rPr>
          <w:rFonts w:ascii="Helvetica" w:eastAsia="Times New Roman" w:hAnsi="Helvetica" w:cs="Helvetica"/>
          <w:i/>
          <w:iCs/>
          <w:color w:val="333333"/>
          <w:sz w:val="21"/>
          <w:szCs w:val="21"/>
        </w:rPr>
        <w:t>).</w:t>
      </w:r>
      <w:r w:rsidRPr="0070356E">
        <w:rPr>
          <w:rFonts w:ascii="Helvetica" w:eastAsia="Times New Roman" w:hAnsi="Helvetica" w:cs="Helvetica"/>
          <w:noProof/>
          <w:color w:val="333333"/>
          <w:sz w:val="21"/>
          <w:szCs w:val="21"/>
        </w:rPr>
        <w:drawing>
          <wp:inline distT="0" distB="0" distL="0" distR="0" wp14:anchorId="654E7504" wp14:editId="5FA009C9">
            <wp:extent cx="5486400" cy="36576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70356E">
        <w:rPr>
          <w:rFonts w:ascii="Helvetica" w:eastAsia="Times New Roman" w:hAnsi="Helvetica" w:cs="Helvetica"/>
          <w:color w:val="333333"/>
          <w:sz w:val="21"/>
          <w:szCs w:val="21"/>
        </w:rPr>
        <w:t>Figure 1.1: Student Age Distribution</w:t>
      </w:r>
    </w:p>
    <w:p w14:paraId="73B81D6E"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The age for participants in the survey range from 20.1 to 47.8 at the time of completion, with the majority of participants being between 20-30 years old. The average age of a participant in this survey is 24.7 years old.</w:t>
      </w:r>
    </w:p>
    <w:p w14:paraId="794E09F5"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41E0E5BA"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Gender Identity</w:t>
      </w:r>
    </w:p>
    <w:p w14:paraId="6BD9F5CC"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b/>
          <w:bCs/>
          <w:color w:val="333333"/>
          <w:sz w:val="21"/>
          <w:szCs w:val="21"/>
        </w:rPr>
        <w:t>What is your gender identity? (n=119, 97% of 123 reporting).</w:t>
      </w:r>
    </w:p>
    <w:p w14:paraId="23B77C29" w14:textId="26031DE8"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noProof/>
          <w:color w:val="333333"/>
          <w:sz w:val="21"/>
          <w:szCs w:val="21"/>
        </w:rPr>
        <w:lastRenderedPageBreak/>
        <w:drawing>
          <wp:inline distT="0" distB="0" distL="0" distR="0" wp14:anchorId="0DEC0AA0" wp14:editId="7D61A4FB">
            <wp:extent cx="4114800" cy="4114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5122FDD8"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br/>
      </w:r>
      <w:r w:rsidRPr="0070356E">
        <w:rPr>
          <w:rFonts w:ascii="Helvetica" w:eastAsia="Times New Roman" w:hAnsi="Helvetica" w:cs="Helvetica"/>
          <w:color w:val="333333"/>
          <w:sz w:val="21"/>
          <w:szCs w:val="21"/>
        </w:rPr>
        <w:br/>
      </w:r>
      <w:r w:rsidRPr="0070356E">
        <w:rPr>
          <w:rFonts w:ascii="Helvetica" w:eastAsia="Times New Roman" w:hAnsi="Helvetica" w:cs="Helvetica"/>
          <w:color w:val="333333"/>
          <w:sz w:val="21"/>
          <w:szCs w:val="21"/>
        </w:rPr>
        <w:br/>
        <w:t>Figure 1.2: Student Gender Identity</w:t>
      </w:r>
    </w:p>
    <w:p w14:paraId="46713636"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 xml:space="preserve">Of the survey participants, 72 of them identify as a woman, 47 identify as a man. There are also </w:t>
      </w:r>
      <w:commentRangeStart w:id="9"/>
      <w:commentRangeStart w:id="10"/>
      <w:r w:rsidRPr="0070356E">
        <w:rPr>
          <w:rFonts w:ascii="Helvetica" w:eastAsia="Times New Roman" w:hAnsi="Helvetica" w:cs="Helvetica"/>
          <w:color w:val="333333"/>
          <w:sz w:val="21"/>
          <w:szCs w:val="21"/>
        </w:rPr>
        <w:t>survey participants who preferred not to answer.</w:t>
      </w:r>
      <w:commentRangeEnd w:id="9"/>
      <w:r w:rsidR="00F1733B">
        <w:rPr>
          <w:rStyle w:val="CommentReference"/>
        </w:rPr>
        <w:commentReference w:id="9"/>
      </w:r>
      <w:commentRangeEnd w:id="10"/>
      <w:r w:rsidR="00E90026">
        <w:rPr>
          <w:rStyle w:val="CommentReference"/>
        </w:rPr>
        <w:commentReference w:id="10"/>
      </w:r>
    </w:p>
    <w:p w14:paraId="0039A14B"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3DED6E66"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Ethnicity</w:t>
      </w:r>
    </w:p>
    <w:p w14:paraId="58B102B7"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commentRangeStart w:id="11"/>
      <w:commentRangeStart w:id="12"/>
      <w:commentRangeStart w:id="13"/>
      <w:r w:rsidRPr="0070356E">
        <w:rPr>
          <w:rFonts w:ascii="Helvetica" w:eastAsia="Times New Roman" w:hAnsi="Helvetica" w:cs="Helvetica"/>
          <w:b/>
          <w:bCs/>
          <w:color w:val="333333"/>
          <w:sz w:val="21"/>
          <w:szCs w:val="21"/>
        </w:rPr>
        <w:t>In the US Census, Hispanic Origins are not races</w:t>
      </w:r>
      <w:commentRangeEnd w:id="11"/>
      <w:r w:rsidR="00F1733B">
        <w:rPr>
          <w:rStyle w:val="CommentReference"/>
        </w:rPr>
        <w:commentReference w:id="11"/>
      </w:r>
      <w:commentRangeEnd w:id="12"/>
      <w:r w:rsidR="0074514E">
        <w:rPr>
          <w:rStyle w:val="CommentReference"/>
        </w:rPr>
        <w:commentReference w:id="12"/>
      </w:r>
      <w:commentRangeEnd w:id="13"/>
      <w:r w:rsidR="0074514E">
        <w:rPr>
          <w:rStyle w:val="CommentReference"/>
        </w:rPr>
        <w:commentReference w:id="13"/>
      </w:r>
      <w:r w:rsidRPr="0070356E">
        <w:rPr>
          <w:rFonts w:ascii="Helvetica" w:eastAsia="Times New Roman" w:hAnsi="Helvetica" w:cs="Helvetica"/>
          <w:b/>
          <w:bCs/>
          <w:color w:val="333333"/>
          <w:sz w:val="21"/>
          <w:szCs w:val="21"/>
        </w:rPr>
        <w:t>. Do you identify as Hispanic or Latino or Spanish Origin? (n=116, 94% of 123 reporting).</w:t>
      </w:r>
    </w:p>
    <w:p w14:paraId="19C20F88" w14:textId="7A652DFC"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noProof/>
          <w:color w:val="333333"/>
          <w:sz w:val="21"/>
          <w:szCs w:val="21"/>
        </w:rPr>
        <w:drawing>
          <wp:inline distT="0" distB="0" distL="0" distR="0" wp14:anchorId="33604C61" wp14:editId="0F70EDF3">
            <wp:extent cx="3657600" cy="3657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4DC3F83E" w14:textId="77777777" w:rsidR="00367C10" w:rsidRDefault="0070356E" w:rsidP="0070356E">
      <w:pPr>
        <w:shd w:val="clear" w:color="auto" w:fill="FFFFFF"/>
        <w:spacing w:after="150" w:line="240" w:lineRule="auto"/>
        <w:rPr>
          <w:ins w:id="14" w:author="Kaytlin Conley" w:date="2022-06-02T14:26:00Z"/>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br/>
      </w:r>
    </w:p>
    <w:p w14:paraId="035C0BF7" w14:textId="77777777" w:rsidR="00367C10" w:rsidRDefault="00367C10" w:rsidP="0070356E">
      <w:pPr>
        <w:shd w:val="clear" w:color="auto" w:fill="FFFFFF"/>
        <w:spacing w:after="150" w:line="240" w:lineRule="auto"/>
        <w:rPr>
          <w:ins w:id="15" w:author="Kaytlin Conley" w:date="2022-06-02T14:26:00Z"/>
          <w:rFonts w:ascii="Helvetica" w:eastAsia="Times New Roman" w:hAnsi="Helvetica" w:cs="Helvetica"/>
          <w:color w:val="333333"/>
          <w:sz w:val="21"/>
          <w:szCs w:val="21"/>
        </w:rPr>
      </w:pPr>
    </w:p>
    <w:p w14:paraId="44DAA135" w14:textId="72174FC4"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br/>
        <w:t>Figure 1.3: Hispanic Origin Identification</w:t>
      </w:r>
    </w:p>
    <w:p w14:paraId="12674F10" w14:textId="3762DAAE"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commentRangeStart w:id="16"/>
      <w:r w:rsidRPr="0070356E">
        <w:rPr>
          <w:rFonts w:ascii="Helvetica" w:eastAsia="Times New Roman" w:hAnsi="Helvetica" w:cs="Helvetica"/>
          <w:color w:val="333333"/>
          <w:sz w:val="21"/>
          <w:szCs w:val="21"/>
        </w:rPr>
        <w:t xml:space="preserve">We </w:t>
      </w:r>
      <w:commentRangeEnd w:id="16"/>
      <w:r w:rsidR="00F1733B">
        <w:rPr>
          <w:rStyle w:val="CommentReference"/>
        </w:rPr>
        <w:commentReference w:id="16"/>
      </w:r>
      <w:r w:rsidRPr="0070356E">
        <w:rPr>
          <w:rFonts w:ascii="Helvetica" w:eastAsia="Times New Roman" w:hAnsi="Helvetica" w:cs="Helvetica"/>
          <w:color w:val="333333"/>
          <w:sz w:val="21"/>
          <w:szCs w:val="21"/>
        </w:rPr>
        <w:t xml:space="preserve">define Hispanic Origin to include: Mexican, Mexican American, Chicano, Puerto Rican, or another Hispanic/Latino/Spanish origin. The data indicates that the majority of survey participants identify as </w:t>
      </w:r>
      <w:del w:id="17" w:author="Connor Franklin" w:date="2022-05-03T15:22:00Z">
        <w:r w:rsidRPr="0070356E" w:rsidDel="00F1733B">
          <w:rPr>
            <w:rFonts w:ascii="Helvetica" w:eastAsia="Times New Roman" w:hAnsi="Helvetica" w:cs="Helvetica"/>
            <w:color w:val="333333"/>
            <w:sz w:val="21"/>
            <w:szCs w:val="21"/>
          </w:rPr>
          <w:delText xml:space="preserve">some type </w:delText>
        </w:r>
      </w:del>
      <w:r w:rsidRPr="0070356E">
        <w:rPr>
          <w:rFonts w:ascii="Helvetica" w:eastAsia="Times New Roman" w:hAnsi="Helvetica" w:cs="Helvetica"/>
          <w:color w:val="333333"/>
          <w:sz w:val="21"/>
          <w:szCs w:val="21"/>
        </w:rPr>
        <w:t xml:space="preserve">of Hispanic Origins (88 people), while </w:t>
      </w:r>
      <w:del w:id="18" w:author="Connor Franklin" w:date="2022-05-03T15:22:00Z">
        <w:r w:rsidRPr="0070356E" w:rsidDel="00E7673D">
          <w:rPr>
            <w:rFonts w:ascii="Helvetica" w:eastAsia="Times New Roman" w:hAnsi="Helvetica" w:cs="Helvetica"/>
            <w:color w:val="333333"/>
            <w:sz w:val="21"/>
            <w:szCs w:val="21"/>
          </w:rPr>
          <w:delText xml:space="preserve">around </w:delText>
        </w:r>
      </w:del>
      <w:ins w:id="19" w:author="Connor Franklin" w:date="2022-05-03T15:22:00Z">
        <w:r w:rsidR="00E7673D">
          <w:rPr>
            <w:rFonts w:ascii="Helvetica" w:eastAsia="Times New Roman" w:hAnsi="Helvetica" w:cs="Helvetica"/>
            <w:color w:val="333333"/>
            <w:sz w:val="21"/>
            <w:szCs w:val="21"/>
          </w:rPr>
          <w:t>approximately</w:t>
        </w:r>
        <w:r w:rsidR="00E7673D" w:rsidRPr="0070356E">
          <w:rPr>
            <w:rFonts w:ascii="Helvetica" w:eastAsia="Times New Roman" w:hAnsi="Helvetica" w:cs="Helvetica"/>
            <w:color w:val="333333"/>
            <w:sz w:val="21"/>
            <w:szCs w:val="21"/>
          </w:rPr>
          <w:t xml:space="preserve"> </w:t>
        </w:r>
      </w:ins>
      <w:r w:rsidRPr="0070356E">
        <w:rPr>
          <w:rFonts w:ascii="Helvetica" w:eastAsia="Times New Roman" w:hAnsi="Helvetica" w:cs="Helvetica"/>
          <w:color w:val="333333"/>
          <w:sz w:val="21"/>
          <w:szCs w:val="21"/>
        </w:rPr>
        <w:t xml:space="preserve">a quarter of them do not identify as </w:t>
      </w:r>
      <w:del w:id="20" w:author="Connor Franklin" w:date="2022-05-03T15:22:00Z">
        <w:r w:rsidRPr="0070356E" w:rsidDel="00E7673D">
          <w:rPr>
            <w:rFonts w:ascii="Helvetica" w:eastAsia="Times New Roman" w:hAnsi="Helvetica" w:cs="Helvetica"/>
            <w:color w:val="333333"/>
            <w:sz w:val="21"/>
            <w:szCs w:val="21"/>
          </w:rPr>
          <w:delText xml:space="preserve">having </w:delText>
        </w:r>
      </w:del>
      <w:ins w:id="21" w:author="Connor Franklin" w:date="2022-05-03T15:22:00Z">
        <w:r w:rsidR="00E7673D">
          <w:rPr>
            <w:rFonts w:ascii="Helvetica" w:eastAsia="Times New Roman" w:hAnsi="Helvetica" w:cs="Helvetica"/>
            <w:color w:val="333333"/>
            <w:sz w:val="21"/>
            <w:szCs w:val="21"/>
          </w:rPr>
          <w:t>being of</w:t>
        </w:r>
        <w:r w:rsidR="00E7673D" w:rsidRPr="0070356E">
          <w:rPr>
            <w:rFonts w:ascii="Helvetica" w:eastAsia="Times New Roman" w:hAnsi="Helvetica" w:cs="Helvetica"/>
            <w:color w:val="333333"/>
            <w:sz w:val="21"/>
            <w:szCs w:val="21"/>
          </w:rPr>
          <w:t xml:space="preserve"> </w:t>
        </w:r>
      </w:ins>
      <w:r w:rsidRPr="0070356E">
        <w:rPr>
          <w:rFonts w:ascii="Helvetica" w:eastAsia="Times New Roman" w:hAnsi="Helvetica" w:cs="Helvetica"/>
          <w:color w:val="333333"/>
          <w:sz w:val="21"/>
          <w:szCs w:val="21"/>
        </w:rPr>
        <w:t>Hispanic Origins (28 people).</w:t>
      </w:r>
    </w:p>
    <w:p w14:paraId="2050E65E"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5AA2578C"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Race</w:t>
      </w:r>
    </w:p>
    <w:p w14:paraId="210586EE"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b/>
          <w:bCs/>
          <w:color w:val="333333"/>
          <w:sz w:val="21"/>
          <w:szCs w:val="21"/>
        </w:rPr>
        <w:t>What race do you identify as? Select all that apply (n=70, 57% of 123 reporting).</w:t>
      </w:r>
      <w:r w:rsidRPr="0070356E">
        <w:rPr>
          <w:rFonts w:ascii="Helvetica" w:eastAsia="Times New Roman" w:hAnsi="Helvetica" w:cs="Helvetica"/>
          <w:color w:val="333333"/>
          <w:sz w:val="21"/>
          <w:szCs w:val="21"/>
        </w:rPr>
        <w:t> </w:t>
      </w:r>
      <w:r w:rsidRPr="0070356E">
        <w:rPr>
          <w:rFonts w:ascii="Helvetica" w:eastAsia="Times New Roman" w:hAnsi="Helvetica" w:cs="Helvetica"/>
          <w:i/>
          <w:iCs/>
          <w:color w:val="333333"/>
          <w:sz w:val="21"/>
          <w:szCs w:val="21"/>
        </w:rPr>
        <w:t>Note that races were collapsed from an original 14 options down to 5 broad groups defined by </w:t>
      </w:r>
      <w:hyperlink r:id="rId13" w:history="1">
        <w:r w:rsidRPr="0070356E">
          <w:rPr>
            <w:rFonts w:ascii="Helvetica" w:eastAsia="Times New Roman" w:hAnsi="Helvetica" w:cs="Helvetica"/>
            <w:i/>
            <w:iCs/>
            <w:color w:val="337AB7"/>
            <w:sz w:val="21"/>
            <w:szCs w:val="21"/>
          </w:rPr>
          <w:t>census.gov</w:t>
        </w:r>
      </w:hyperlink>
      <w:r w:rsidRPr="0070356E">
        <w:rPr>
          <w:rFonts w:ascii="Helvetica" w:eastAsia="Times New Roman" w:hAnsi="Helvetica" w:cs="Helvetica"/>
          <w:i/>
          <w:iCs/>
          <w:color w:val="333333"/>
          <w:sz w:val="21"/>
          <w:szCs w:val="21"/>
        </w:rPr>
        <w:t>.</w:t>
      </w:r>
    </w:p>
    <w:p w14:paraId="6C160F9B" w14:textId="77777777" w:rsidR="0070356E" w:rsidRPr="0070356E" w:rsidRDefault="0070356E" w:rsidP="0070356E">
      <w:pPr>
        <w:shd w:val="clear" w:color="auto" w:fill="FFFFFF"/>
        <w:spacing w:after="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Table 1.1: Student Race Identification</w:t>
      </w:r>
    </w:p>
    <w:tbl>
      <w:tblPr>
        <w:tblW w:w="12450" w:type="dxa"/>
        <w:tblCellMar>
          <w:top w:w="15" w:type="dxa"/>
          <w:left w:w="15" w:type="dxa"/>
          <w:bottom w:w="15" w:type="dxa"/>
          <w:right w:w="15" w:type="dxa"/>
        </w:tblCellMar>
        <w:tblLook w:val="04A0" w:firstRow="1" w:lastRow="0" w:firstColumn="1" w:lastColumn="0" w:noHBand="0" w:noVBand="1"/>
      </w:tblPr>
      <w:tblGrid>
        <w:gridCol w:w="9593"/>
        <w:gridCol w:w="2857"/>
      </w:tblGrid>
      <w:tr w:rsidR="0070356E" w:rsidRPr="0070356E" w14:paraId="645D3118" w14:textId="77777777" w:rsidTr="0070356E">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61A186" w14:textId="77777777" w:rsidR="0070356E" w:rsidRPr="0070356E" w:rsidRDefault="0070356E" w:rsidP="0070356E">
            <w:pPr>
              <w:shd w:val="clear" w:color="auto" w:fill="FFFFFF"/>
              <w:spacing w:after="0" w:line="240" w:lineRule="auto"/>
              <w:rPr>
                <w:rFonts w:ascii="Helvetica" w:eastAsia="Times New Roman" w:hAnsi="Helvetica" w:cs="Helvetica"/>
                <w:color w:val="333333"/>
                <w:sz w:val="21"/>
                <w:szCs w:val="21"/>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D7E6108" w14:textId="77777777" w:rsidR="0070356E" w:rsidRPr="0070356E" w:rsidRDefault="0070356E" w:rsidP="0070356E">
            <w:pPr>
              <w:spacing w:after="300" w:line="240" w:lineRule="auto"/>
              <w:rPr>
                <w:rFonts w:ascii="Times New Roman" w:eastAsia="Times New Roman" w:hAnsi="Times New Roman" w:cs="Times New Roman"/>
                <w:b/>
                <w:bCs/>
                <w:sz w:val="24"/>
                <w:szCs w:val="24"/>
              </w:rPr>
            </w:pPr>
            <w:r w:rsidRPr="0070356E">
              <w:rPr>
                <w:rFonts w:ascii="Times New Roman" w:eastAsia="Times New Roman" w:hAnsi="Times New Roman" w:cs="Times New Roman"/>
                <w:b/>
                <w:bCs/>
                <w:sz w:val="24"/>
                <w:szCs w:val="24"/>
              </w:rPr>
              <w:t>Yes (%)</w:t>
            </w:r>
          </w:p>
        </w:tc>
      </w:tr>
      <w:tr w:rsidR="0070356E" w:rsidRPr="0070356E" w14:paraId="2CF6D19F" w14:textId="77777777" w:rsidTr="0070356E">
        <w:tc>
          <w:tcPr>
            <w:tcW w:w="0" w:type="auto"/>
            <w:tcBorders>
              <w:top w:val="single" w:sz="6" w:space="0" w:color="DDDDDD"/>
            </w:tcBorders>
            <w:shd w:val="clear" w:color="auto" w:fill="F9F9F9"/>
            <w:tcMar>
              <w:top w:w="120" w:type="dxa"/>
              <w:left w:w="120" w:type="dxa"/>
              <w:bottom w:w="120" w:type="dxa"/>
              <w:right w:w="120" w:type="dxa"/>
            </w:tcMar>
            <w:hideMark/>
          </w:tcPr>
          <w:p w14:paraId="6631409B"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White</w:t>
            </w:r>
          </w:p>
        </w:tc>
        <w:tc>
          <w:tcPr>
            <w:tcW w:w="0" w:type="auto"/>
            <w:tcBorders>
              <w:top w:val="single" w:sz="6" w:space="0" w:color="DDDDDD"/>
            </w:tcBorders>
            <w:shd w:val="clear" w:color="auto" w:fill="F9F9F9"/>
            <w:tcMar>
              <w:top w:w="120" w:type="dxa"/>
              <w:left w:w="120" w:type="dxa"/>
              <w:bottom w:w="120" w:type="dxa"/>
              <w:right w:w="120" w:type="dxa"/>
            </w:tcMar>
            <w:hideMark/>
          </w:tcPr>
          <w:p w14:paraId="0A8860D0"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43 (62.3%)</w:t>
            </w:r>
          </w:p>
        </w:tc>
      </w:tr>
      <w:tr w:rsidR="0070356E" w:rsidRPr="0070356E" w14:paraId="1B6A7916" w14:textId="77777777" w:rsidTr="0070356E">
        <w:tc>
          <w:tcPr>
            <w:tcW w:w="0" w:type="auto"/>
            <w:tcBorders>
              <w:top w:val="single" w:sz="6" w:space="0" w:color="DDDDDD"/>
            </w:tcBorders>
            <w:shd w:val="clear" w:color="auto" w:fill="auto"/>
            <w:tcMar>
              <w:top w:w="120" w:type="dxa"/>
              <w:left w:w="120" w:type="dxa"/>
              <w:bottom w:w="120" w:type="dxa"/>
              <w:right w:w="120" w:type="dxa"/>
            </w:tcMar>
            <w:hideMark/>
          </w:tcPr>
          <w:p w14:paraId="13D4943C"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Black or African American</w:t>
            </w:r>
          </w:p>
        </w:tc>
        <w:tc>
          <w:tcPr>
            <w:tcW w:w="0" w:type="auto"/>
            <w:tcBorders>
              <w:top w:val="single" w:sz="6" w:space="0" w:color="DDDDDD"/>
            </w:tcBorders>
            <w:shd w:val="clear" w:color="auto" w:fill="auto"/>
            <w:tcMar>
              <w:top w:w="120" w:type="dxa"/>
              <w:left w:w="120" w:type="dxa"/>
              <w:bottom w:w="120" w:type="dxa"/>
              <w:right w:w="120" w:type="dxa"/>
            </w:tcMar>
            <w:hideMark/>
          </w:tcPr>
          <w:p w14:paraId="5D47829C"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40 (58.0%)</w:t>
            </w:r>
          </w:p>
        </w:tc>
      </w:tr>
      <w:tr w:rsidR="0070356E" w:rsidRPr="0070356E" w14:paraId="7F6FF686" w14:textId="77777777" w:rsidTr="0070356E">
        <w:tc>
          <w:tcPr>
            <w:tcW w:w="0" w:type="auto"/>
            <w:tcBorders>
              <w:top w:val="single" w:sz="6" w:space="0" w:color="DDDDDD"/>
            </w:tcBorders>
            <w:shd w:val="clear" w:color="auto" w:fill="F9F9F9"/>
            <w:tcMar>
              <w:top w:w="120" w:type="dxa"/>
              <w:left w:w="120" w:type="dxa"/>
              <w:bottom w:w="120" w:type="dxa"/>
              <w:right w:w="120" w:type="dxa"/>
            </w:tcMar>
            <w:hideMark/>
          </w:tcPr>
          <w:p w14:paraId="5EB3EF5F"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Native Hawaiian and Other Pacific Islander</w:t>
            </w:r>
          </w:p>
        </w:tc>
        <w:tc>
          <w:tcPr>
            <w:tcW w:w="0" w:type="auto"/>
            <w:tcBorders>
              <w:top w:val="single" w:sz="6" w:space="0" w:color="DDDDDD"/>
            </w:tcBorders>
            <w:shd w:val="clear" w:color="auto" w:fill="F9F9F9"/>
            <w:tcMar>
              <w:top w:w="120" w:type="dxa"/>
              <w:left w:w="120" w:type="dxa"/>
              <w:bottom w:w="120" w:type="dxa"/>
              <w:right w:w="120" w:type="dxa"/>
            </w:tcMar>
            <w:hideMark/>
          </w:tcPr>
          <w:p w14:paraId="37F2FA10"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12 (17.4%)</w:t>
            </w:r>
          </w:p>
        </w:tc>
      </w:tr>
      <w:tr w:rsidR="0070356E" w:rsidRPr="0070356E" w14:paraId="17E3A277" w14:textId="77777777" w:rsidTr="0070356E">
        <w:tc>
          <w:tcPr>
            <w:tcW w:w="0" w:type="auto"/>
            <w:tcBorders>
              <w:top w:val="single" w:sz="6" w:space="0" w:color="DDDDDD"/>
            </w:tcBorders>
            <w:shd w:val="clear" w:color="auto" w:fill="auto"/>
            <w:tcMar>
              <w:top w:w="120" w:type="dxa"/>
              <w:left w:w="120" w:type="dxa"/>
              <w:bottom w:w="120" w:type="dxa"/>
              <w:right w:w="120" w:type="dxa"/>
            </w:tcMar>
            <w:hideMark/>
          </w:tcPr>
          <w:p w14:paraId="05517429"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Asian</w:t>
            </w:r>
          </w:p>
        </w:tc>
        <w:tc>
          <w:tcPr>
            <w:tcW w:w="0" w:type="auto"/>
            <w:tcBorders>
              <w:top w:val="single" w:sz="6" w:space="0" w:color="DDDDDD"/>
            </w:tcBorders>
            <w:shd w:val="clear" w:color="auto" w:fill="auto"/>
            <w:tcMar>
              <w:top w:w="120" w:type="dxa"/>
              <w:left w:w="120" w:type="dxa"/>
              <w:bottom w:w="120" w:type="dxa"/>
              <w:right w:w="120" w:type="dxa"/>
            </w:tcMar>
            <w:hideMark/>
          </w:tcPr>
          <w:p w14:paraId="20E1F794"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11 (15.9%)</w:t>
            </w:r>
          </w:p>
        </w:tc>
      </w:tr>
      <w:tr w:rsidR="0070356E" w:rsidRPr="0070356E" w14:paraId="6087B9A4" w14:textId="77777777" w:rsidTr="0070356E">
        <w:tc>
          <w:tcPr>
            <w:tcW w:w="0" w:type="auto"/>
            <w:tcBorders>
              <w:top w:val="single" w:sz="6" w:space="0" w:color="DDDDDD"/>
            </w:tcBorders>
            <w:shd w:val="clear" w:color="auto" w:fill="F9F9F9"/>
            <w:tcMar>
              <w:top w:w="120" w:type="dxa"/>
              <w:left w:w="120" w:type="dxa"/>
              <w:bottom w:w="120" w:type="dxa"/>
              <w:right w:w="120" w:type="dxa"/>
            </w:tcMar>
            <w:hideMark/>
          </w:tcPr>
          <w:p w14:paraId="12DC5D77"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American Indian and Alaska Native</w:t>
            </w:r>
          </w:p>
        </w:tc>
        <w:tc>
          <w:tcPr>
            <w:tcW w:w="0" w:type="auto"/>
            <w:tcBorders>
              <w:top w:val="single" w:sz="6" w:space="0" w:color="DDDDDD"/>
            </w:tcBorders>
            <w:shd w:val="clear" w:color="auto" w:fill="F9F9F9"/>
            <w:tcMar>
              <w:top w:w="120" w:type="dxa"/>
              <w:left w:w="120" w:type="dxa"/>
              <w:bottom w:w="120" w:type="dxa"/>
              <w:right w:w="120" w:type="dxa"/>
            </w:tcMar>
            <w:hideMark/>
          </w:tcPr>
          <w:p w14:paraId="2AFA547B" w14:textId="77777777" w:rsidR="0070356E" w:rsidRPr="0070356E" w:rsidRDefault="0070356E" w:rsidP="0070356E">
            <w:pPr>
              <w:spacing w:after="300" w:line="240" w:lineRule="auto"/>
              <w:rPr>
                <w:rFonts w:ascii="Times New Roman" w:eastAsia="Times New Roman" w:hAnsi="Times New Roman" w:cs="Times New Roman"/>
                <w:sz w:val="24"/>
                <w:szCs w:val="24"/>
              </w:rPr>
            </w:pPr>
            <w:r w:rsidRPr="0070356E">
              <w:rPr>
                <w:rFonts w:ascii="Times New Roman" w:eastAsia="Times New Roman" w:hAnsi="Times New Roman" w:cs="Times New Roman"/>
                <w:sz w:val="24"/>
                <w:szCs w:val="24"/>
              </w:rPr>
              <w:t>10 (14.5%)</w:t>
            </w:r>
          </w:p>
        </w:tc>
      </w:tr>
    </w:tbl>
    <w:p w14:paraId="51E9A2F1"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Dependents</w:t>
      </w:r>
    </w:p>
    <w:p w14:paraId="0B1CD3A4" w14:textId="025A360E"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b/>
          <w:bCs/>
          <w:color w:val="333333"/>
          <w:sz w:val="21"/>
          <w:szCs w:val="21"/>
        </w:rPr>
        <w:t>If you have dependents, then how many of them receive more than 50% of their financial support from you? (n=116, 94% of 123 reporting).</w:t>
      </w:r>
      <w:r w:rsidRPr="0070356E">
        <w:rPr>
          <w:rFonts w:ascii="Helvetica" w:eastAsia="Times New Roman" w:hAnsi="Helvetica" w:cs="Helvetica"/>
          <w:noProof/>
          <w:color w:val="333333"/>
          <w:sz w:val="21"/>
          <w:szCs w:val="21"/>
        </w:rPr>
        <w:drawing>
          <wp:inline distT="0" distB="0" distL="0" distR="0" wp14:anchorId="105EFE2E" wp14:editId="0A553836">
            <wp:extent cx="5029200" cy="32004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r w:rsidRPr="0070356E">
        <w:rPr>
          <w:rFonts w:ascii="Helvetica" w:eastAsia="Times New Roman" w:hAnsi="Helvetica" w:cs="Helvetica"/>
          <w:color w:val="333333"/>
          <w:sz w:val="21"/>
          <w:szCs w:val="21"/>
        </w:rPr>
        <w:t>Figure 1.4: Number of Dependents</w:t>
      </w:r>
    </w:p>
    <w:p w14:paraId="6BEFF71E"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The majority of survey participants claim to have 0 dependents (92 people). 15 survey participants claim to have only 1 dependent, and only 9 claim to have 2 or more dependents.</w:t>
      </w:r>
    </w:p>
    <w:p w14:paraId="6FE8311B"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39B0D8B6" w14:textId="77777777" w:rsidR="0070356E" w:rsidRPr="0070356E" w:rsidRDefault="0070356E" w:rsidP="0070356E">
      <w:pPr>
        <w:shd w:val="clear" w:color="auto" w:fill="FFFFFF"/>
        <w:spacing w:after="150" w:line="240" w:lineRule="auto"/>
        <w:outlineLvl w:val="2"/>
        <w:rPr>
          <w:rFonts w:ascii="inherit" w:eastAsia="Times New Roman" w:hAnsi="inherit" w:cs="Helvetica"/>
          <w:color w:val="333333"/>
          <w:sz w:val="36"/>
          <w:szCs w:val="36"/>
        </w:rPr>
      </w:pPr>
      <w:r w:rsidRPr="0070356E">
        <w:rPr>
          <w:rFonts w:ascii="inherit" w:eastAsia="Times New Roman" w:hAnsi="inherit" w:cs="Helvetica"/>
          <w:color w:val="333333"/>
          <w:sz w:val="36"/>
          <w:szCs w:val="36"/>
        </w:rPr>
        <w:t>Dependent Ages</w:t>
      </w:r>
    </w:p>
    <w:p w14:paraId="50769A5A" w14:textId="7672AA56"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b/>
          <w:bCs/>
          <w:color w:val="333333"/>
          <w:sz w:val="21"/>
          <w:szCs w:val="21"/>
        </w:rPr>
        <w:t>What is/are the age(s) of these dependent(s)?</w:t>
      </w:r>
      <w:commentRangeStart w:id="22"/>
      <w:commentRangeStart w:id="23"/>
      <w:r w:rsidRPr="0070356E">
        <w:rPr>
          <w:rFonts w:ascii="Helvetica" w:eastAsia="Times New Roman" w:hAnsi="Helvetica" w:cs="Helvetica"/>
          <w:noProof/>
          <w:color w:val="333333"/>
          <w:sz w:val="21"/>
          <w:szCs w:val="21"/>
        </w:rPr>
        <w:drawing>
          <wp:inline distT="0" distB="0" distL="0" distR="0" wp14:anchorId="2749F57E" wp14:editId="590D834B">
            <wp:extent cx="5943600" cy="339661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commentRangeEnd w:id="22"/>
      <w:r w:rsidR="00635DE4">
        <w:rPr>
          <w:rStyle w:val="CommentReference"/>
        </w:rPr>
        <w:commentReference w:id="22"/>
      </w:r>
      <w:commentRangeEnd w:id="23"/>
      <w:r w:rsidR="00DA40DA">
        <w:rPr>
          <w:rStyle w:val="CommentReference"/>
        </w:rPr>
        <w:commentReference w:id="23"/>
      </w:r>
      <w:r w:rsidRPr="0070356E">
        <w:rPr>
          <w:rFonts w:ascii="Helvetica" w:eastAsia="Times New Roman" w:hAnsi="Helvetica" w:cs="Helvetica"/>
          <w:color w:val="333333"/>
          <w:sz w:val="21"/>
          <w:szCs w:val="21"/>
        </w:rPr>
        <w:t>Figure 1.5: Dependent Age Distribution</w:t>
      </w:r>
    </w:p>
    <w:p w14:paraId="710C5F89"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 xml:space="preserve">From figure 1.8, the data indicates that the majority of dependents are under the age of 18. The ages of these dependents </w:t>
      </w:r>
      <w:proofErr w:type="gramStart"/>
      <w:r w:rsidRPr="0070356E">
        <w:rPr>
          <w:rFonts w:ascii="Helvetica" w:eastAsia="Times New Roman" w:hAnsi="Helvetica" w:cs="Helvetica"/>
          <w:color w:val="333333"/>
          <w:sz w:val="21"/>
          <w:szCs w:val="21"/>
        </w:rPr>
        <w:t>ranges</w:t>
      </w:r>
      <w:proofErr w:type="gramEnd"/>
      <w:r w:rsidRPr="0070356E">
        <w:rPr>
          <w:rFonts w:ascii="Helvetica" w:eastAsia="Times New Roman" w:hAnsi="Helvetica" w:cs="Helvetica"/>
          <w:color w:val="333333"/>
          <w:sz w:val="21"/>
          <w:szCs w:val="21"/>
        </w:rPr>
        <w:t xml:space="preserve"> from 0 to 53 with a standard deviation of 10.81. The average age for a dependent is 11.53 while the median age is 7.5. The most common dependent age is 6 years old, with 5 </w:t>
      </w:r>
      <w:commentRangeStart w:id="24"/>
      <w:commentRangeStart w:id="25"/>
      <w:r w:rsidRPr="00DA40DA">
        <w:rPr>
          <w:rFonts w:ascii="Helvetica" w:eastAsia="Times New Roman" w:hAnsi="Helvetica" w:cs="Helvetica"/>
          <w:strike/>
          <w:color w:val="FF0000"/>
          <w:sz w:val="21"/>
          <w:szCs w:val="21"/>
        </w:rPr>
        <w:t>parents</w:t>
      </w:r>
      <w:commentRangeEnd w:id="24"/>
      <w:r w:rsidR="00DA40DA" w:rsidRPr="00DA40DA">
        <w:rPr>
          <w:rStyle w:val="CommentReference"/>
          <w:strike/>
          <w:color w:val="FF0000"/>
        </w:rPr>
        <w:commentReference w:id="24"/>
      </w:r>
      <w:commentRangeEnd w:id="25"/>
      <w:r w:rsidR="00DA40DA">
        <w:rPr>
          <w:rStyle w:val="CommentReference"/>
        </w:rPr>
        <w:commentReference w:id="25"/>
      </w:r>
      <w:r w:rsidRPr="00DA40DA">
        <w:rPr>
          <w:rFonts w:ascii="Helvetica" w:eastAsia="Times New Roman" w:hAnsi="Helvetica" w:cs="Helvetica"/>
          <w:strike/>
          <w:color w:val="FF0000"/>
          <w:sz w:val="21"/>
          <w:szCs w:val="21"/>
        </w:rPr>
        <w:t xml:space="preserve"> </w:t>
      </w:r>
      <w:r w:rsidRPr="0070356E">
        <w:rPr>
          <w:rFonts w:ascii="Helvetica" w:eastAsia="Times New Roman" w:hAnsi="Helvetica" w:cs="Helvetica"/>
          <w:color w:val="333333"/>
          <w:sz w:val="21"/>
          <w:szCs w:val="21"/>
        </w:rPr>
        <w:t>having dependents of this age.</w:t>
      </w:r>
    </w:p>
    <w:p w14:paraId="02B9F9BE"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33AEA1F3" w14:textId="77777777" w:rsidR="0070356E" w:rsidRPr="0070356E" w:rsidRDefault="0070356E" w:rsidP="0070356E">
      <w:pPr>
        <w:shd w:val="clear" w:color="auto" w:fill="FFFFFF"/>
        <w:spacing w:after="150" w:line="240" w:lineRule="auto"/>
        <w:outlineLvl w:val="1"/>
        <w:rPr>
          <w:rFonts w:ascii="inherit" w:eastAsia="Times New Roman" w:hAnsi="inherit" w:cs="Helvetica"/>
          <w:color w:val="333333"/>
          <w:sz w:val="45"/>
          <w:szCs w:val="45"/>
        </w:rPr>
      </w:pPr>
      <w:r w:rsidRPr="0070356E">
        <w:rPr>
          <w:rFonts w:ascii="inherit" w:eastAsia="Times New Roman" w:hAnsi="inherit" w:cs="Helvetica"/>
          <w:color w:val="333333"/>
          <w:sz w:val="45"/>
          <w:szCs w:val="45"/>
        </w:rPr>
        <w:t>Parents Education</w:t>
      </w:r>
    </w:p>
    <w:p w14:paraId="4D87BC66" w14:textId="7623075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b/>
          <w:bCs/>
          <w:color w:val="333333"/>
          <w:sz w:val="21"/>
          <w:szCs w:val="21"/>
        </w:rPr>
        <w:t>What is the highest level of education completed by your parents/guardians? (n=118, 96% of 123 reporting).</w:t>
      </w:r>
      <w:commentRangeStart w:id="26"/>
      <w:commentRangeStart w:id="27"/>
      <w:r w:rsidRPr="0070356E">
        <w:rPr>
          <w:rFonts w:ascii="Helvetica" w:eastAsia="Times New Roman" w:hAnsi="Helvetica" w:cs="Helvetica"/>
          <w:noProof/>
          <w:color w:val="333333"/>
          <w:sz w:val="21"/>
          <w:szCs w:val="21"/>
        </w:rPr>
        <w:drawing>
          <wp:inline distT="0" distB="0" distL="0" distR="0" wp14:anchorId="5B5BA0E3" wp14:editId="46243571">
            <wp:extent cx="5943600" cy="3343275"/>
            <wp:effectExtent l="0" t="0" r="0" b="9525"/>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commentRangeEnd w:id="26"/>
      <w:r w:rsidR="00635DE4">
        <w:rPr>
          <w:rStyle w:val="CommentReference"/>
        </w:rPr>
        <w:commentReference w:id="26"/>
      </w:r>
      <w:commentRangeEnd w:id="27"/>
      <w:r w:rsidR="00DF0032">
        <w:rPr>
          <w:rStyle w:val="CommentReference"/>
        </w:rPr>
        <w:commentReference w:id="27"/>
      </w:r>
      <w:r w:rsidRPr="0070356E">
        <w:rPr>
          <w:rFonts w:ascii="Helvetica" w:eastAsia="Times New Roman" w:hAnsi="Helvetica" w:cs="Helvetica"/>
          <w:color w:val="333333"/>
          <w:sz w:val="21"/>
          <w:szCs w:val="21"/>
        </w:rPr>
        <w:t>Figure 1.6: Parents Highest Education</w:t>
      </w:r>
    </w:p>
    <w:p w14:paraId="6B536CB8" w14:textId="6D8C251E"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i/>
          <w:iCs/>
          <w:color w:val="333333"/>
          <w:sz w:val="21"/>
          <w:szCs w:val="21"/>
        </w:rPr>
        <w:t xml:space="preserve">Note: Variables filled with yellow above are used to show the conditions used to build the </w:t>
      </w:r>
      <w:proofErr w:type="gramStart"/>
      <w:r w:rsidRPr="0070356E">
        <w:rPr>
          <w:rFonts w:ascii="Helvetica" w:eastAsia="Times New Roman" w:hAnsi="Helvetica" w:cs="Helvetica"/>
          <w:i/>
          <w:iCs/>
          <w:color w:val="333333"/>
          <w:sz w:val="21"/>
          <w:szCs w:val="21"/>
        </w:rPr>
        <w:t>First Generation</w:t>
      </w:r>
      <w:proofErr w:type="gramEnd"/>
      <w:r w:rsidRPr="0070356E">
        <w:rPr>
          <w:rFonts w:ascii="Helvetica" w:eastAsia="Times New Roman" w:hAnsi="Helvetica" w:cs="Helvetica"/>
          <w:i/>
          <w:iCs/>
          <w:color w:val="333333"/>
          <w:sz w:val="21"/>
          <w:szCs w:val="21"/>
        </w:rPr>
        <w:t xml:space="preserve"> variable</w:t>
      </w:r>
      <w:ins w:id="28" w:author="Connor Franklin" w:date="2022-05-03T15:31:00Z">
        <w:r w:rsidR="00635DE4">
          <w:rPr>
            <w:rFonts w:ascii="Helvetica" w:eastAsia="Times New Roman" w:hAnsi="Helvetica" w:cs="Helvetica"/>
            <w:i/>
            <w:iCs/>
            <w:color w:val="333333"/>
            <w:sz w:val="21"/>
            <w:szCs w:val="21"/>
          </w:rPr>
          <w:t xml:space="preserve"> – see </w:t>
        </w:r>
      </w:ins>
      <w:ins w:id="29" w:author="Connor Franklin" w:date="2022-05-03T15:32:00Z">
        <w:r w:rsidR="00635DE4">
          <w:rPr>
            <w:rFonts w:ascii="Helvetica" w:eastAsia="Times New Roman" w:hAnsi="Helvetica" w:cs="Helvetica"/>
            <w:i/>
            <w:iCs/>
            <w:color w:val="333333"/>
            <w:sz w:val="21"/>
            <w:szCs w:val="21"/>
          </w:rPr>
          <w:t>figure 1.7 for further information</w:t>
        </w:r>
      </w:ins>
      <w:r w:rsidRPr="0070356E">
        <w:rPr>
          <w:rFonts w:ascii="Helvetica" w:eastAsia="Times New Roman" w:hAnsi="Helvetica" w:cs="Helvetica"/>
          <w:color w:val="333333"/>
          <w:sz w:val="21"/>
          <w:szCs w:val="21"/>
        </w:rPr>
        <w:t>.</w:t>
      </w:r>
    </w:p>
    <w:p w14:paraId="7A7EBC9C" w14:textId="52FE87DA"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The highest level of education completed by most survey participa</w:t>
      </w:r>
      <w:commentRangeStart w:id="30"/>
      <w:r w:rsidRPr="0070356E">
        <w:rPr>
          <w:rFonts w:ascii="Helvetica" w:eastAsia="Times New Roman" w:hAnsi="Helvetica" w:cs="Helvetica"/>
          <w:color w:val="333333"/>
          <w:sz w:val="21"/>
          <w:szCs w:val="21"/>
        </w:rPr>
        <w:t>nts</w:t>
      </w:r>
      <w:ins w:id="31" w:author="Connor Franklin" w:date="2022-05-03T15:33:00Z">
        <w:r w:rsidR="0088541D">
          <w:rPr>
            <w:rFonts w:ascii="Helvetica" w:eastAsia="Times New Roman" w:hAnsi="Helvetica" w:cs="Helvetica"/>
            <w:color w:val="333333"/>
            <w:sz w:val="21"/>
            <w:szCs w:val="21"/>
          </w:rPr>
          <w:t>’</w:t>
        </w:r>
      </w:ins>
      <w:r w:rsidRPr="0070356E">
        <w:rPr>
          <w:rFonts w:ascii="Helvetica" w:eastAsia="Times New Roman" w:hAnsi="Helvetica" w:cs="Helvetica"/>
          <w:color w:val="333333"/>
          <w:sz w:val="21"/>
          <w:szCs w:val="21"/>
        </w:rPr>
        <w:t xml:space="preserve"> </w:t>
      </w:r>
      <w:commentRangeEnd w:id="30"/>
      <w:r w:rsidR="0088541D">
        <w:rPr>
          <w:rStyle w:val="CommentReference"/>
        </w:rPr>
        <w:commentReference w:id="30"/>
      </w:r>
      <w:r w:rsidRPr="0070356E">
        <w:rPr>
          <w:rFonts w:ascii="Helvetica" w:eastAsia="Times New Roman" w:hAnsi="Helvetica" w:cs="Helvetica"/>
          <w:color w:val="333333"/>
          <w:sz w:val="21"/>
          <w:szCs w:val="21"/>
        </w:rPr>
        <w:t xml:space="preserve">parents is “Less than high school” (55). 33 survey participants claim their </w:t>
      </w:r>
      <w:proofErr w:type="gramStart"/>
      <w:r w:rsidRPr="0070356E">
        <w:rPr>
          <w:rFonts w:ascii="Helvetica" w:eastAsia="Times New Roman" w:hAnsi="Helvetica" w:cs="Helvetica"/>
          <w:color w:val="333333"/>
          <w:sz w:val="21"/>
          <w:szCs w:val="21"/>
        </w:rPr>
        <w:t>parents</w:t>
      </w:r>
      <w:proofErr w:type="gramEnd"/>
      <w:r w:rsidRPr="0070356E">
        <w:rPr>
          <w:rFonts w:ascii="Helvetica" w:eastAsia="Times New Roman" w:hAnsi="Helvetica" w:cs="Helvetica"/>
          <w:color w:val="333333"/>
          <w:sz w:val="21"/>
          <w:szCs w:val="21"/>
        </w:rPr>
        <w:t xml:space="preserve"> highest level is “High school diploma or GED”, and 12 claim their parents highest level is “Some college”. </w:t>
      </w:r>
      <w:commentRangeStart w:id="32"/>
      <w:commentRangeStart w:id="33"/>
      <w:commentRangeStart w:id="34"/>
      <w:r w:rsidRPr="0070356E">
        <w:rPr>
          <w:rFonts w:ascii="Helvetica" w:eastAsia="Times New Roman" w:hAnsi="Helvetica" w:cs="Helvetica"/>
          <w:color w:val="333333"/>
          <w:sz w:val="21"/>
          <w:szCs w:val="21"/>
        </w:rPr>
        <w:t xml:space="preserve">Only a minority </w:t>
      </w:r>
      <w:commentRangeEnd w:id="32"/>
      <w:r w:rsidR="0088541D">
        <w:rPr>
          <w:rStyle w:val="CommentReference"/>
        </w:rPr>
        <w:commentReference w:id="32"/>
      </w:r>
      <w:commentRangeEnd w:id="33"/>
      <w:r w:rsidR="00291038">
        <w:rPr>
          <w:rStyle w:val="CommentReference"/>
        </w:rPr>
        <w:commentReference w:id="33"/>
      </w:r>
      <w:commentRangeEnd w:id="34"/>
      <w:r w:rsidR="00DF0032">
        <w:rPr>
          <w:rStyle w:val="CommentReference"/>
        </w:rPr>
        <w:commentReference w:id="34"/>
      </w:r>
      <w:r w:rsidRPr="0070356E">
        <w:rPr>
          <w:rFonts w:ascii="Helvetica" w:eastAsia="Times New Roman" w:hAnsi="Helvetica" w:cs="Helvetica"/>
          <w:color w:val="333333"/>
          <w:sz w:val="21"/>
          <w:szCs w:val="21"/>
        </w:rPr>
        <w:t>of survey participants have parents who have some type of college level degree.</w:t>
      </w:r>
      <w:ins w:id="35" w:author="Connor Franklin" w:date="2022-05-03T15:31:00Z">
        <w:r w:rsidR="00635DE4">
          <w:rPr>
            <w:rFonts w:ascii="Helvetica" w:eastAsia="Times New Roman" w:hAnsi="Helvetica" w:cs="Helvetica"/>
            <w:color w:val="333333"/>
            <w:sz w:val="21"/>
            <w:szCs w:val="21"/>
          </w:rPr>
          <w:t xml:space="preserve"> </w:t>
        </w:r>
      </w:ins>
    </w:p>
    <w:p w14:paraId="6B16B0EB"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608E1823" w14:textId="77777777" w:rsidR="0070356E" w:rsidRPr="0070356E" w:rsidRDefault="0070356E" w:rsidP="0070356E">
      <w:pPr>
        <w:shd w:val="clear" w:color="auto" w:fill="FFFFFF"/>
        <w:spacing w:after="150" w:line="240" w:lineRule="auto"/>
        <w:outlineLvl w:val="2"/>
        <w:rPr>
          <w:rFonts w:ascii="inherit" w:eastAsia="Times New Roman" w:hAnsi="inherit" w:cs="Helvetica"/>
          <w:color w:val="333333"/>
          <w:sz w:val="36"/>
          <w:szCs w:val="36"/>
        </w:rPr>
      </w:pPr>
      <w:r w:rsidRPr="0070356E">
        <w:rPr>
          <w:rFonts w:ascii="inherit" w:eastAsia="Times New Roman" w:hAnsi="inherit" w:cs="Helvetica"/>
          <w:color w:val="333333"/>
          <w:sz w:val="36"/>
          <w:szCs w:val="36"/>
        </w:rPr>
        <w:t>First Generation</w:t>
      </w:r>
    </w:p>
    <w:p w14:paraId="4640DECA"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i/>
          <w:iCs/>
          <w:color w:val="333333"/>
          <w:sz w:val="21"/>
          <w:szCs w:val="21"/>
        </w:rPr>
        <w:t xml:space="preserve">Note: students with </w:t>
      </w:r>
      <w:proofErr w:type="gramStart"/>
      <w:r w:rsidRPr="0070356E">
        <w:rPr>
          <w:rFonts w:ascii="Helvetica" w:eastAsia="Times New Roman" w:hAnsi="Helvetica" w:cs="Helvetica"/>
          <w:i/>
          <w:iCs/>
          <w:color w:val="333333"/>
          <w:sz w:val="21"/>
          <w:szCs w:val="21"/>
        </w:rPr>
        <w:t>parents</w:t>
      </w:r>
      <w:proofErr w:type="gramEnd"/>
      <w:r w:rsidRPr="0070356E">
        <w:rPr>
          <w:rFonts w:ascii="Helvetica" w:eastAsia="Times New Roman" w:hAnsi="Helvetica" w:cs="Helvetica"/>
          <w:i/>
          <w:iCs/>
          <w:color w:val="333333"/>
          <w:sz w:val="21"/>
          <w:szCs w:val="21"/>
        </w:rPr>
        <w:t xml:space="preserve"> education identified as “Other/Unknown” were not marked as first gen or not since they could not be determined.</w:t>
      </w:r>
      <w:r w:rsidRPr="0070356E">
        <w:rPr>
          <w:rFonts w:ascii="Helvetica" w:eastAsia="Times New Roman" w:hAnsi="Helvetica" w:cs="Helvetica"/>
          <w:color w:val="333333"/>
          <w:sz w:val="21"/>
          <w:szCs w:val="21"/>
        </w:rPr>
        <w:t> </w:t>
      </w:r>
      <w:r w:rsidRPr="0070356E">
        <w:rPr>
          <w:rFonts w:ascii="Helvetica" w:eastAsia="Times New Roman" w:hAnsi="Helvetica" w:cs="Helvetica"/>
          <w:b/>
          <w:bCs/>
          <w:color w:val="333333"/>
          <w:sz w:val="21"/>
          <w:szCs w:val="21"/>
        </w:rPr>
        <w:t>(n=113, 92% of 123 reporting).</w:t>
      </w:r>
    </w:p>
    <w:p w14:paraId="41AFD0B0" w14:textId="460CA7E3"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noProof/>
          <w:color w:val="333333"/>
          <w:sz w:val="21"/>
          <w:szCs w:val="21"/>
        </w:rPr>
        <w:drawing>
          <wp:inline distT="0" distB="0" distL="0" distR="0" wp14:anchorId="6538148E" wp14:editId="7C363142">
            <wp:extent cx="3657600" cy="27432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0E5B998"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br/>
      </w:r>
      <w:r w:rsidRPr="0070356E">
        <w:rPr>
          <w:rFonts w:ascii="Helvetica" w:eastAsia="Times New Roman" w:hAnsi="Helvetica" w:cs="Helvetica"/>
          <w:color w:val="333333"/>
          <w:sz w:val="21"/>
          <w:szCs w:val="21"/>
        </w:rPr>
        <w:br/>
      </w:r>
      <w:r w:rsidRPr="0070356E">
        <w:rPr>
          <w:rFonts w:ascii="Helvetica" w:eastAsia="Times New Roman" w:hAnsi="Helvetica" w:cs="Helvetica"/>
          <w:color w:val="333333"/>
          <w:sz w:val="21"/>
          <w:szCs w:val="21"/>
        </w:rPr>
        <w:br/>
        <w:t>Figure 1.7: First Generation College Students</w:t>
      </w:r>
    </w:p>
    <w:p w14:paraId="580DC4E6" w14:textId="27A8778B"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del w:id="36" w:author="Connor Franklin" w:date="2022-05-03T15:34:00Z">
        <w:r w:rsidRPr="0070356E" w:rsidDel="0088541D">
          <w:rPr>
            <w:rFonts w:ascii="Helvetica" w:eastAsia="Times New Roman" w:hAnsi="Helvetica" w:cs="Helvetica"/>
            <w:color w:val="333333"/>
            <w:sz w:val="21"/>
            <w:szCs w:val="21"/>
          </w:rPr>
          <w:delText xml:space="preserve">According to </w:delText>
        </w:r>
      </w:del>
      <w:ins w:id="37" w:author="Connor Franklin" w:date="2022-05-03T15:34:00Z">
        <w:r w:rsidR="0088541D">
          <w:rPr>
            <w:rFonts w:ascii="Helvetica" w:eastAsia="Times New Roman" w:hAnsi="Helvetica" w:cs="Helvetica"/>
            <w:color w:val="333333"/>
            <w:sz w:val="21"/>
            <w:szCs w:val="21"/>
          </w:rPr>
          <w:t>F</w:t>
        </w:r>
      </w:ins>
      <w:del w:id="38" w:author="Connor Franklin" w:date="2022-05-03T15:34:00Z">
        <w:r w:rsidRPr="0070356E" w:rsidDel="0088541D">
          <w:rPr>
            <w:rFonts w:ascii="Helvetica" w:eastAsia="Times New Roman" w:hAnsi="Helvetica" w:cs="Helvetica"/>
            <w:color w:val="333333"/>
            <w:sz w:val="21"/>
            <w:szCs w:val="21"/>
          </w:rPr>
          <w:delText>f</w:delText>
        </w:r>
      </w:del>
      <w:r w:rsidRPr="0070356E">
        <w:rPr>
          <w:rFonts w:ascii="Helvetica" w:eastAsia="Times New Roman" w:hAnsi="Helvetica" w:cs="Helvetica"/>
          <w:color w:val="333333"/>
          <w:sz w:val="21"/>
          <w:szCs w:val="21"/>
        </w:rPr>
        <w:t>igure 1.11</w:t>
      </w:r>
      <w:del w:id="39" w:author="Connor Franklin" w:date="2022-05-03T15:34:00Z">
        <w:r w:rsidRPr="0070356E" w:rsidDel="0088541D">
          <w:rPr>
            <w:rFonts w:ascii="Helvetica" w:eastAsia="Times New Roman" w:hAnsi="Helvetica" w:cs="Helvetica"/>
            <w:color w:val="333333"/>
            <w:sz w:val="21"/>
            <w:szCs w:val="21"/>
          </w:rPr>
          <w:delText>,</w:delText>
        </w:r>
      </w:del>
      <w:ins w:id="40" w:author="Connor Franklin" w:date="2022-05-03T15:34:00Z">
        <w:r w:rsidR="0088541D">
          <w:rPr>
            <w:rFonts w:ascii="Helvetica" w:eastAsia="Times New Roman" w:hAnsi="Helvetica" w:cs="Helvetica"/>
            <w:color w:val="333333"/>
            <w:sz w:val="21"/>
            <w:szCs w:val="21"/>
          </w:rPr>
          <w:t xml:space="preserve"> shows</w:t>
        </w:r>
      </w:ins>
      <w:del w:id="41" w:author="Connor Franklin" w:date="2022-05-03T15:34:00Z">
        <w:r w:rsidRPr="0070356E" w:rsidDel="0088541D">
          <w:rPr>
            <w:rFonts w:ascii="Helvetica" w:eastAsia="Times New Roman" w:hAnsi="Helvetica" w:cs="Helvetica"/>
            <w:color w:val="333333"/>
            <w:sz w:val="21"/>
            <w:szCs w:val="21"/>
          </w:rPr>
          <w:delText xml:space="preserve"> we can see</w:delText>
        </w:r>
      </w:del>
      <w:r w:rsidRPr="0070356E">
        <w:rPr>
          <w:rFonts w:ascii="Helvetica" w:eastAsia="Times New Roman" w:hAnsi="Helvetica" w:cs="Helvetica"/>
          <w:color w:val="333333"/>
          <w:sz w:val="21"/>
          <w:szCs w:val="21"/>
        </w:rPr>
        <w:t xml:space="preserve"> that 110 survey participants are considered </w:t>
      </w:r>
      <w:del w:id="42" w:author="Connor Franklin" w:date="2022-05-03T15:34:00Z">
        <w:r w:rsidRPr="0070356E" w:rsidDel="0088541D">
          <w:rPr>
            <w:rFonts w:ascii="Helvetica" w:eastAsia="Times New Roman" w:hAnsi="Helvetica" w:cs="Helvetica"/>
            <w:color w:val="333333"/>
            <w:sz w:val="21"/>
            <w:szCs w:val="21"/>
          </w:rPr>
          <w:delText xml:space="preserve">as </w:delText>
        </w:r>
      </w:del>
      <w:r w:rsidRPr="0070356E">
        <w:rPr>
          <w:rFonts w:ascii="Helvetica" w:eastAsia="Times New Roman" w:hAnsi="Helvetica" w:cs="Helvetica"/>
          <w:color w:val="333333"/>
          <w:sz w:val="21"/>
          <w:szCs w:val="21"/>
        </w:rPr>
        <w:t>First Generation College students and 3 survey participants are not considered First Generation College students.</w:t>
      </w:r>
    </w:p>
    <w:p w14:paraId="23478CBD" w14:textId="2354153F"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color w:val="333333"/>
          <w:sz w:val="21"/>
          <w:szCs w:val="21"/>
        </w:rPr>
        <w:t>As defined by the </w:t>
      </w:r>
      <w:hyperlink r:id="rId18" w:history="1">
        <w:r w:rsidRPr="0070356E">
          <w:rPr>
            <w:rFonts w:ascii="Helvetica" w:eastAsia="Times New Roman" w:hAnsi="Helvetica" w:cs="Helvetica"/>
            <w:color w:val="337AB7"/>
            <w:sz w:val="21"/>
            <w:szCs w:val="21"/>
          </w:rPr>
          <w:t>University of California</w:t>
        </w:r>
      </w:hyperlink>
      <w:r w:rsidRPr="0070356E">
        <w:rPr>
          <w:rFonts w:ascii="Helvetica" w:eastAsia="Times New Roman" w:hAnsi="Helvetica" w:cs="Helvetica"/>
          <w:color w:val="333333"/>
          <w:sz w:val="21"/>
          <w:szCs w:val="21"/>
        </w:rPr>
        <w:t xml:space="preserve">, we define first generation students as “working to be part of the first generation in their families to earn a four-year university degree”. </w:t>
      </w:r>
      <w:del w:id="43" w:author="Connor Franklin" w:date="2022-05-03T15:35:00Z">
        <w:r w:rsidRPr="0070356E" w:rsidDel="0088541D">
          <w:rPr>
            <w:rFonts w:ascii="Helvetica" w:eastAsia="Times New Roman" w:hAnsi="Helvetica" w:cs="Helvetica"/>
            <w:color w:val="333333"/>
            <w:sz w:val="21"/>
            <w:szCs w:val="21"/>
          </w:rPr>
          <w:delText>This means based upon parents education,</w:delText>
        </w:r>
      </w:del>
      <w:ins w:id="44" w:author="Connor Franklin" w:date="2022-05-03T15:35:00Z">
        <w:r w:rsidR="0088541D">
          <w:rPr>
            <w:rFonts w:ascii="Helvetica" w:eastAsia="Times New Roman" w:hAnsi="Helvetica" w:cs="Helvetica"/>
            <w:color w:val="333333"/>
            <w:sz w:val="21"/>
            <w:szCs w:val="21"/>
          </w:rPr>
          <w:t>As such,</w:t>
        </w:r>
      </w:ins>
      <w:r w:rsidRPr="0070356E">
        <w:rPr>
          <w:rFonts w:ascii="Helvetica" w:eastAsia="Times New Roman" w:hAnsi="Helvetica" w:cs="Helvetica"/>
          <w:color w:val="333333"/>
          <w:sz w:val="21"/>
          <w:szCs w:val="21"/>
        </w:rPr>
        <w:t xml:space="preserve"> students in the data set are considered first generation if their parents do not have a Bachelor’s or Master’s degree from a four-year university. From the </w:t>
      </w:r>
      <w:r w:rsidRPr="0070356E">
        <w:rPr>
          <w:rFonts w:ascii="Helvetica" w:eastAsia="Times New Roman" w:hAnsi="Helvetica" w:cs="Helvetica"/>
          <w:i/>
          <w:iCs/>
          <w:color w:val="333333"/>
          <w:sz w:val="21"/>
          <w:szCs w:val="21"/>
        </w:rPr>
        <w:t>Parents Education</w:t>
      </w:r>
      <w:r w:rsidRPr="0070356E">
        <w:rPr>
          <w:rFonts w:ascii="Helvetica" w:eastAsia="Times New Roman" w:hAnsi="Helvetica" w:cs="Helvetica"/>
          <w:color w:val="333333"/>
          <w:sz w:val="21"/>
          <w:szCs w:val="21"/>
        </w:rPr>
        <w:t> graph</w:t>
      </w:r>
      <w:ins w:id="45" w:author="Connor Franklin" w:date="2022-05-03T15:36:00Z">
        <w:r w:rsidR="0088541D">
          <w:rPr>
            <w:rFonts w:ascii="Helvetica" w:eastAsia="Times New Roman" w:hAnsi="Helvetica" w:cs="Helvetica"/>
            <w:color w:val="333333"/>
            <w:sz w:val="21"/>
            <w:szCs w:val="21"/>
          </w:rPr>
          <w:t xml:space="preserve"> (figure 1.6)</w:t>
        </w:r>
      </w:ins>
      <w:r w:rsidRPr="0070356E">
        <w:rPr>
          <w:rFonts w:ascii="Helvetica" w:eastAsia="Times New Roman" w:hAnsi="Helvetica" w:cs="Helvetica"/>
          <w:color w:val="333333"/>
          <w:sz w:val="21"/>
          <w:szCs w:val="21"/>
        </w:rPr>
        <w:t xml:space="preserve">, all bars highlighted </w:t>
      </w:r>
      <w:del w:id="46" w:author="Connor Franklin" w:date="2022-05-03T15:36:00Z">
        <w:r w:rsidRPr="0070356E" w:rsidDel="0088541D">
          <w:rPr>
            <w:rFonts w:ascii="Helvetica" w:eastAsia="Times New Roman" w:hAnsi="Helvetica" w:cs="Helvetica"/>
            <w:color w:val="333333"/>
            <w:sz w:val="21"/>
            <w:szCs w:val="21"/>
          </w:rPr>
          <w:delText xml:space="preserve">as </w:delText>
        </w:r>
      </w:del>
      <w:r w:rsidRPr="0070356E">
        <w:rPr>
          <w:rFonts w:ascii="Helvetica" w:eastAsia="Times New Roman" w:hAnsi="Helvetica" w:cs="Helvetica"/>
          <w:color w:val="333333"/>
          <w:sz w:val="21"/>
          <w:szCs w:val="21"/>
        </w:rPr>
        <w:t>yellow are considered first gen, while all bars in blue are not (excluding Other/Unknown).</w:t>
      </w:r>
    </w:p>
    <w:p w14:paraId="0AEEF8B1"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p>
    <w:p w14:paraId="0CC76377" w14:textId="77777777" w:rsidR="0070356E" w:rsidRPr="0070356E" w:rsidRDefault="00534F96" w:rsidP="0070356E">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33798199">
          <v:rect id="_x0000_i1025" style="width:0;height:0" o:hralign="center" o:hrstd="t" o:hr="t" fillcolor="#a0a0a0" stroked="f"/>
        </w:pict>
      </w:r>
    </w:p>
    <w:p w14:paraId="583F7271" w14:textId="77777777" w:rsidR="0070356E" w:rsidRPr="0070356E" w:rsidRDefault="00534F96" w:rsidP="0070356E">
      <w:pPr>
        <w:shd w:val="clear" w:color="auto" w:fill="FFFFFF"/>
        <w:spacing w:after="150" w:line="240" w:lineRule="auto"/>
        <w:outlineLvl w:val="1"/>
        <w:rPr>
          <w:rFonts w:ascii="inherit" w:eastAsia="Times New Roman" w:hAnsi="inherit" w:cs="Helvetica"/>
          <w:color w:val="333333"/>
          <w:sz w:val="45"/>
          <w:szCs w:val="45"/>
        </w:rPr>
      </w:pPr>
      <w:hyperlink r:id="rId19" w:history="1">
        <w:r w:rsidR="0070356E" w:rsidRPr="0070356E">
          <w:rPr>
            <w:rFonts w:ascii="inherit" w:eastAsia="Times New Roman" w:hAnsi="inherit" w:cs="Helvetica"/>
            <w:color w:val="337AB7"/>
            <w:sz w:val="45"/>
            <w:szCs w:val="45"/>
          </w:rPr>
          <w:t>Student Demographics</w:t>
        </w:r>
      </w:hyperlink>
    </w:p>
    <w:p w14:paraId="15164B52" w14:textId="77777777" w:rsidR="0070356E" w:rsidRPr="0070356E" w:rsidRDefault="0070356E" w:rsidP="0070356E">
      <w:pPr>
        <w:shd w:val="clear" w:color="auto" w:fill="FFFFFF"/>
        <w:spacing w:after="150" w:line="240" w:lineRule="auto"/>
        <w:rPr>
          <w:rFonts w:ascii="Helvetica" w:eastAsia="Times New Roman" w:hAnsi="Helvetica" w:cs="Helvetica"/>
          <w:color w:val="333333"/>
          <w:sz w:val="21"/>
          <w:szCs w:val="21"/>
        </w:rPr>
      </w:pPr>
      <w:r w:rsidRPr="0070356E">
        <w:rPr>
          <w:rFonts w:ascii="Helvetica" w:eastAsia="Times New Roman" w:hAnsi="Helvetica" w:cs="Helvetica"/>
          <w:i/>
          <w:iCs/>
          <w:color w:val="333333"/>
          <w:sz w:val="21"/>
          <w:szCs w:val="21"/>
        </w:rPr>
        <w:t>Click here to go to the Student Demographics page.</w:t>
      </w:r>
    </w:p>
    <w:p w14:paraId="6E52795D" w14:textId="49843D2A" w:rsidR="00B245E7" w:rsidRDefault="0070356E" w:rsidP="0070356E">
      <w:pPr>
        <w:rPr>
          <w:ins w:id="47" w:author="Connor Franklin" w:date="2022-05-05T14:09:00Z"/>
          <w:sz w:val="24"/>
          <w:szCs w:val="24"/>
        </w:rPr>
      </w:pPr>
      <w:r w:rsidRPr="0070356E">
        <w:rPr>
          <w:rFonts w:ascii="Helvetica" w:eastAsia="Times New Roman" w:hAnsi="Helvetica" w:cs="Helvetica"/>
          <w:color w:val="333333"/>
          <w:sz w:val="21"/>
          <w:szCs w:val="21"/>
        </w:rPr>
        <w:br/>
      </w:r>
      <w:r w:rsidRPr="0070356E">
        <w:rPr>
          <w:rFonts w:ascii="Times New Roman" w:eastAsia="Times New Roman" w:hAnsi="Times New Roman" w:cs="Times New Roman"/>
          <w:noProof/>
          <w:sz w:val="24"/>
          <w:szCs w:val="24"/>
        </w:rPr>
        <w:drawing>
          <wp:inline distT="0" distB="0" distL="0" distR="0" wp14:anchorId="576DA7A4" wp14:editId="5D79B5A8">
            <wp:extent cx="5943600" cy="184912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p>
    <w:p w14:paraId="712B57AF" w14:textId="26CFD634" w:rsidR="00606FCD" w:rsidRDefault="00606FCD" w:rsidP="0070356E">
      <w:pPr>
        <w:rPr>
          <w:ins w:id="48" w:author="Connor Franklin" w:date="2022-05-05T14:09:00Z"/>
          <w:sz w:val="24"/>
          <w:szCs w:val="24"/>
        </w:rPr>
      </w:pPr>
    </w:p>
    <w:p w14:paraId="0E5945A9" w14:textId="11D223C9" w:rsidR="00606FCD" w:rsidRDefault="00606FCD">
      <w:pPr>
        <w:rPr>
          <w:ins w:id="49" w:author="Connor Franklin" w:date="2022-05-05T14:09:00Z"/>
          <w:sz w:val="24"/>
          <w:szCs w:val="24"/>
        </w:rPr>
      </w:pPr>
      <w:ins w:id="50" w:author="Connor Franklin" w:date="2022-05-05T14:09:00Z">
        <w:r>
          <w:rPr>
            <w:sz w:val="24"/>
            <w:szCs w:val="24"/>
          </w:rPr>
          <w:br w:type="page"/>
        </w:r>
      </w:ins>
    </w:p>
    <w:p w14:paraId="1A66690A" w14:textId="77777777" w:rsidR="00606FCD" w:rsidRDefault="00606FCD" w:rsidP="00606FCD">
      <w:pPr>
        <w:pStyle w:val="Heading1"/>
        <w:shd w:val="clear" w:color="auto" w:fill="FFFFFF"/>
        <w:spacing w:before="300" w:beforeAutospacing="0" w:after="150" w:afterAutospacing="0"/>
        <w:rPr>
          <w:rFonts w:ascii="inherit" w:hAnsi="inherit" w:cs="Helvetica"/>
          <w:b w:val="0"/>
          <w:bCs w:val="0"/>
          <w:color w:val="333333"/>
          <w:sz w:val="57"/>
          <w:szCs w:val="57"/>
        </w:rPr>
      </w:pPr>
      <w:r>
        <w:rPr>
          <w:rFonts w:ascii="inherit" w:hAnsi="inherit" w:cs="Helvetica"/>
          <w:b w:val="0"/>
          <w:bCs w:val="0"/>
          <w:color w:val="333333"/>
          <w:sz w:val="57"/>
          <w:szCs w:val="57"/>
        </w:rPr>
        <w:t>Student Demographics</w:t>
      </w:r>
    </w:p>
    <w:p w14:paraId="65D856D5" w14:textId="334A24D2"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following set of questions were asked </w:t>
      </w:r>
      <w:del w:id="51" w:author="Connor Franklin" w:date="2022-05-05T14:16:00Z">
        <w:r w:rsidDel="00000025">
          <w:rPr>
            <w:rFonts w:ascii="Helvetica" w:hAnsi="Helvetica" w:cs="Helvetica"/>
            <w:color w:val="333333"/>
            <w:sz w:val="21"/>
            <w:szCs w:val="21"/>
          </w:rPr>
          <w:delText>in regards to</w:delText>
        </w:r>
      </w:del>
      <w:ins w:id="52" w:author="Connor Franklin" w:date="2022-05-05T14:16:00Z">
        <w:r w:rsidR="00000025">
          <w:rPr>
            <w:rFonts w:ascii="Helvetica" w:hAnsi="Helvetica" w:cs="Helvetica"/>
            <w:color w:val="333333"/>
            <w:sz w:val="21"/>
            <w:szCs w:val="21"/>
          </w:rPr>
          <w:t>in regard to</w:t>
        </w:r>
      </w:ins>
      <w:r>
        <w:rPr>
          <w:rFonts w:ascii="Helvetica" w:hAnsi="Helvetica" w:cs="Helvetica"/>
          <w:color w:val="333333"/>
          <w:sz w:val="21"/>
          <w:szCs w:val="21"/>
        </w:rPr>
        <w:t xml:space="preserve"> the students’ academic demographic</w:t>
      </w:r>
      <w:ins w:id="53" w:author="Connor Franklin" w:date="2022-05-05T14:16:00Z">
        <w:r w:rsidR="00000025">
          <w:rPr>
            <w:rFonts w:ascii="Helvetica" w:hAnsi="Helvetica" w:cs="Helvetica"/>
            <w:color w:val="333333"/>
            <w:sz w:val="21"/>
            <w:szCs w:val="21"/>
          </w:rPr>
          <w:t>s</w:t>
        </w:r>
      </w:ins>
      <w:r>
        <w:rPr>
          <w:rFonts w:ascii="Helvetica" w:hAnsi="Helvetica" w:cs="Helvetica"/>
          <w:color w:val="333333"/>
          <w:sz w:val="21"/>
          <w:szCs w:val="21"/>
        </w:rPr>
        <w:t xml:space="preserve">. This includes information such as </w:t>
      </w:r>
      <w:commentRangeStart w:id="54"/>
      <w:r w:rsidRPr="005E20C6">
        <w:rPr>
          <w:rFonts w:ascii="Helvetica" w:hAnsi="Helvetica" w:cs="Helvetica"/>
          <w:strike/>
          <w:color w:val="333333"/>
          <w:sz w:val="21"/>
          <w:szCs w:val="21"/>
          <w:rPrChange w:id="55" w:author="Kaytlin Conley" w:date="2022-06-22T09:34:00Z">
            <w:rPr>
              <w:rFonts w:ascii="Helvetica" w:hAnsi="Helvetica" w:cs="Helvetica"/>
              <w:color w:val="333333"/>
              <w:sz w:val="21"/>
              <w:szCs w:val="21"/>
            </w:rPr>
          </w:rPrChange>
        </w:rPr>
        <w:t>what Cal State University they are currently enrolled in,</w:t>
      </w:r>
      <w:commentRangeEnd w:id="54"/>
      <w:r w:rsidR="005E20C6">
        <w:rPr>
          <w:rStyle w:val="CommentReference"/>
          <w:rFonts w:asciiTheme="minorHAnsi" w:eastAsiaTheme="minorHAnsi" w:hAnsiTheme="minorHAnsi" w:cstheme="minorBidi"/>
        </w:rPr>
        <w:commentReference w:id="54"/>
      </w:r>
      <w:r>
        <w:rPr>
          <w:rFonts w:ascii="Helvetica" w:hAnsi="Helvetica" w:cs="Helvetica"/>
          <w:color w:val="333333"/>
          <w:sz w:val="21"/>
          <w:szCs w:val="21"/>
        </w:rPr>
        <w:t xml:space="preserve"> their class standing, major, GPA, and</w:t>
      </w:r>
      <w:ins w:id="56" w:author="Connor Franklin" w:date="2022-05-05T14:16:00Z">
        <w:r w:rsidR="00000025">
          <w:rPr>
            <w:rFonts w:ascii="Helvetica" w:hAnsi="Helvetica" w:cs="Helvetica"/>
            <w:color w:val="333333"/>
            <w:sz w:val="21"/>
            <w:szCs w:val="21"/>
          </w:rPr>
          <w:t xml:space="preserve"> number of</w:t>
        </w:r>
      </w:ins>
      <w:r>
        <w:rPr>
          <w:rFonts w:ascii="Helvetica" w:hAnsi="Helvetica" w:cs="Helvetica"/>
          <w:color w:val="333333"/>
          <w:sz w:val="21"/>
          <w:szCs w:val="21"/>
        </w:rPr>
        <w:t xml:space="preserve"> enrolled units. They were also asked questions about programs they participate in as well as what type of student they are (transfer, international, etc.) to help identify students.</w:t>
      </w:r>
    </w:p>
    <w:p w14:paraId="37881E0B"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7BF55EB7" w14:textId="77777777" w:rsidR="00606FCD" w:rsidRDefault="00606FCD" w:rsidP="00606FCD">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Class Standing</w:t>
      </w:r>
    </w:p>
    <w:p w14:paraId="0F3F80B4"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Estimate your class standing by units completed (n=119, 97% of 123 reporting).</w:t>
      </w:r>
    </w:p>
    <w:p w14:paraId="1239345D" w14:textId="0B5B19A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AEC3E22" wp14:editId="36BCFDA3">
            <wp:extent cx="41148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200400"/>
                    </a:xfrm>
                    <a:prstGeom prst="rect">
                      <a:avLst/>
                    </a:prstGeom>
                    <a:noFill/>
                    <a:ln>
                      <a:noFill/>
                    </a:ln>
                  </pic:spPr>
                </pic:pic>
              </a:graphicData>
            </a:graphic>
          </wp:inline>
        </w:drawing>
      </w:r>
    </w:p>
    <w:p w14:paraId="379A8563"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t>Figure 2.1: Current Academic Level</w:t>
      </w:r>
    </w:p>
    <w:p w14:paraId="3DFC0A3F"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commentRangeStart w:id="57"/>
      <w:commentRangeStart w:id="58"/>
      <w:r>
        <w:rPr>
          <w:rFonts w:ascii="Helvetica" w:hAnsi="Helvetica" w:cs="Helvetica"/>
          <w:color w:val="333333"/>
          <w:sz w:val="21"/>
          <w:szCs w:val="21"/>
        </w:rPr>
        <w:t xml:space="preserve">As the survey was distributed mainly to students in either their junior or senior year, we can see that there are 43 junior’s and 76 </w:t>
      </w:r>
      <w:proofErr w:type="gramStart"/>
      <w:r>
        <w:rPr>
          <w:rFonts w:ascii="Helvetica" w:hAnsi="Helvetica" w:cs="Helvetica"/>
          <w:color w:val="333333"/>
          <w:sz w:val="21"/>
          <w:szCs w:val="21"/>
        </w:rPr>
        <w:t>senior’s</w:t>
      </w:r>
      <w:proofErr w:type="gramEnd"/>
      <w:r>
        <w:rPr>
          <w:rFonts w:ascii="Helvetica" w:hAnsi="Helvetica" w:cs="Helvetica"/>
          <w:color w:val="333333"/>
          <w:sz w:val="21"/>
          <w:szCs w:val="21"/>
        </w:rPr>
        <w:t>.</w:t>
      </w:r>
      <w:commentRangeEnd w:id="57"/>
      <w:r w:rsidR="00000025">
        <w:rPr>
          <w:rStyle w:val="CommentReference"/>
          <w:rFonts w:asciiTheme="minorHAnsi" w:eastAsiaTheme="minorHAnsi" w:hAnsiTheme="minorHAnsi" w:cstheme="minorBidi"/>
        </w:rPr>
        <w:commentReference w:id="57"/>
      </w:r>
      <w:commentRangeEnd w:id="58"/>
      <w:r w:rsidR="0019291D">
        <w:rPr>
          <w:rStyle w:val="CommentReference"/>
          <w:rFonts w:asciiTheme="minorHAnsi" w:eastAsiaTheme="minorHAnsi" w:hAnsiTheme="minorHAnsi" w:cstheme="minorBidi"/>
        </w:rPr>
        <w:commentReference w:id="58"/>
      </w:r>
    </w:p>
    <w:p w14:paraId="0921E037"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73A362D6" w14:textId="77777777" w:rsidR="00606FCD" w:rsidRDefault="00606FCD" w:rsidP="00606FCD">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Major</w:t>
      </w:r>
    </w:p>
    <w:p w14:paraId="5E13A92C" w14:textId="14F9AEDD"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What is your major? (n=119, 97% of 123 reporting).</w:t>
      </w:r>
      <w:r>
        <w:rPr>
          <w:rFonts w:ascii="Helvetica" w:hAnsi="Helvetica" w:cs="Helvetica"/>
          <w:noProof/>
          <w:color w:val="333333"/>
          <w:sz w:val="21"/>
          <w:szCs w:val="21"/>
        </w:rPr>
        <w:drawing>
          <wp:inline distT="0" distB="0" distL="0" distR="0" wp14:anchorId="44185A25" wp14:editId="4D7B79BA">
            <wp:extent cx="5943600" cy="3396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r>
        <w:rPr>
          <w:rFonts w:ascii="Helvetica" w:hAnsi="Helvetica" w:cs="Helvetica"/>
          <w:color w:val="333333"/>
          <w:sz w:val="21"/>
          <w:szCs w:val="21"/>
        </w:rPr>
        <w:t>Figure 2.2: Declaration of Major</w:t>
      </w:r>
    </w:p>
    <w:p w14:paraId="334DD986"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NOTE: Science, Technology, Engineering and Math (STEM) was shortened for the figure above, but also includes the following majors: Medicine, Computer Science, Agriculture, Accounting, Statistics, Nursing, and Nutrition.</w:t>
      </w:r>
    </w:p>
    <w:p w14:paraId="4C9EA9AB" w14:textId="4F61D323"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majority of students in the data </w:t>
      </w:r>
      <w:del w:id="59" w:author="Connor Franklin" w:date="2022-05-05T14:18:00Z">
        <w:r w:rsidDel="00000025">
          <w:rPr>
            <w:rFonts w:ascii="Helvetica" w:hAnsi="Helvetica" w:cs="Helvetica"/>
            <w:color w:val="333333"/>
            <w:sz w:val="21"/>
            <w:szCs w:val="21"/>
          </w:rPr>
          <w:delText>seem to be</w:delText>
        </w:r>
      </w:del>
      <w:ins w:id="60" w:author="Connor Franklin" w:date="2022-05-05T14:18:00Z">
        <w:r w:rsidR="00000025">
          <w:rPr>
            <w:rFonts w:ascii="Helvetica" w:hAnsi="Helvetica" w:cs="Helvetica"/>
            <w:color w:val="333333"/>
            <w:sz w:val="21"/>
            <w:szCs w:val="21"/>
          </w:rPr>
          <w:t>are</w:t>
        </w:r>
      </w:ins>
      <w:r>
        <w:rPr>
          <w:rFonts w:ascii="Helvetica" w:hAnsi="Helvetica" w:cs="Helvetica"/>
          <w:color w:val="333333"/>
          <w:sz w:val="21"/>
          <w:szCs w:val="21"/>
        </w:rPr>
        <w:t xml:space="preserve"> majoring in </w:t>
      </w:r>
      <w:del w:id="61" w:author="Connor Franklin" w:date="2022-05-05T14:18:00Z">
        <w:r w:rsidDel="00000025">
          <w:rPr>
            <w:rFonts w:ascii="Helvetica" w:hAnsi="Helvetica" w:cs="Helvetica"/>
            <w:color w:val="333333"/>
            <w:sz w:val="21"/>
            <w:szCs w:val="21"/>
          </w:rPr>
          <w:delText>some type of</w:delText>
        </w:r>
      </w:del>
      <w:ins w:id="62" w:author="Connor Franklin" w:date="2022-05-05T14:18:00Z">
        <w:r w:rsidR="00000025">
          <w:rPr>
            <w:rFonts w:ascii="Helvetica" w:hAnsi="Helvetica" w:cs="Helvetica"/>
            <w:color w:val="333333"/>
            <w:sz w:val="21"/>
            <w:szCs w:val="21"/>
          </w:rPr>
          <w:t>a</w:t>
        </w:r>
      </w:ins>
      <w:r>
        <w:rPr>
          <w:rFonts w:ascii="Helvetica" w:hAnsi="Helvetica" w:cs="Helvetica"/>
          <w:color w:val="333333"/>
          <w:sz w:val="21"/>
          <w:szCs w:val="21"/>
        </w:rPr>
        <w:t xml:space="preserve"> Public Health, Social Services, Social Science, </w:t>
      </w:r>
      <w:ins w:id="63" w:author="Connor Franklin" w:date="2022-05-05T14:18:00Z">
        <w:r w:rsidR="00000025">
          <w:rPr>
            <w:rFonts w:ascii="Helvetica" w:hAnsi="Helvetica" w:cs="Helvetica"/>
            <w:color w:val="333333"/>
            <w:sz w:val="21"/>
            <w:szCs w:val="21"/>
          </w:rPr>
          <w:t xml:space="preserve">or </w:t>
        </w:r>
      </w:ins>
      <w:r>
        <w:rPr>
          <w:rFonts w:ascii="Helvetica" w:hAnsi="Helvetica" w:cs="Helvetica"/>
          <w:color w:val="333333"/>
          <w:sz w:val="21"/>
          <w:szCs w:val="21"/>
        </w:rPr>
        <w:t xml:space="preserve">Education program (46 people). </w:t>
      </w:r>
      <w:commentRangeStart w:id="64"/>
      <w:r w:rsidRPr="002B26E1">
        <w:rPr>
          <w:rFonts w:ascii="Helvetica" w:hAnsi="Helvetica" w:cs="Helvetica"/>
          <w:color w:val="FF0000"/>
          <w:sz w:val="21"/>
          <w:szCs w:val="21"/>
          <w:rPrChange w:id="65" w:author="Kaytlin Conley" w:date="2022-06-22T09:25:00Z">
            <w:rPr>
              <w:rFonts w:ascii="Helvetica" w:hAnsi="Helvetica" w:cs="Helvetica"/>
              <w:color w:val="333333"/>
              <w:sz w:val="21"/>
              <w:szCs w:val="21"/>
            </w:rPr>
          </w:rPrChange>
        </w:rPr>
        <w:t>34 of the students are Science, Technology, Engineering and Math (STEM) majors</w:t>
      </w:r>
      <w:commentRangeEnd w:id="64"/>
      <w:r w:rsidR="002B26E1">
        <w:rPr>
          <w:rStyle w:val="CommentReference"/>
          <w:rFonts w:asciiTheme="minorHAnsi" w:eastAsiaTheme="minorHAnsi" w:hAnsiTheme="minorHAnsi" w:cstheme="minorBidi"/>
        </w:rPr>
        <w:commentReference w:id="64"/>
      </w:r>
      <w:r>
        <w:rPr>
          <w:rFonts w:ascii="Helvetica" w:hAnsi="Helvetica" w:cs="Helvetica"/>
          <w:color w:val="333333"/>
          <w:sz w:val="21"/>
          <w:szCs w:val="21"/>
        </w:rPr>
        <w:t>. Students were also given the option of “Other” to fill in a major if it did not fall into one of the above categories</w:t>
      </w:r>
      <w:commentRangeStart w:id="66"/>
      <w:ins w:id="67" w:author="Connor Franklin" w:date="2022-05-05T14:19:00Z">
        <w:r w:rsidR="00877098">
          <w:rPr>
            <w:rFonts w:ascii="Helvetica" w:hAnsi="Helvetica" w:cs="Helvetica"/>
            <w:color w:val="333333"/>
            <w:sz w:val="21"/>
            <w:szCs w:val="21"/>
          </w:rPr>
          <w:t xml:space="preserve">. </w:t>
        </w:r>
      </w:ins>
      <w:commentRangeEnd w:id="66"/>
      <w:r w:rsidR="002B26E1">
        <w:rPr>
          <w:rStyle w:val="CommentReference"/>
          <w:rFonts w:asciiTheme="minorHAnsi" w:eastAsiaTheme="minorHAnsi" w:hAnsiTheme="minorHAnsi" w:cstheme="minorBidi"/>
        </w:rPr>
        <w:commentReference w:id="66"/>
      </w:r>
      <w:ins w:id="68" w:author="Connor Franklin" w:date="2022-05-05T14:20:00Z">
        <w:r w:rsidR="00877098">
          <w:rPr>
            <w:rFonts w:ascii="Helvetica" w:hAnsi="Helvetica" w:cs="Helvetica"/>
            <w:color w:val="333333"/>
            <w:sz w:val="21"/>
            <w:szCs w:val="21"/>
          </w:rPr>
          <w:t>9 out of 12</w:t>
        </w:r>
        <w:commentRangeStart w:id="69"/>
        <w:r w:rsidR="00877098">
          <w:rPr>
            <w:rFonts w:ascii="Helvetica" w:hAnsi="Helvetica" w:cs="Helvetica"/>
            <w:color w:val="333333"/>
            <w:sz w:val="21"/>
            <w:szCs w:val="21"/>
          </w:rPr>
          <w:t xml:space="preserve"> </w:t>
        </w:r>
      </w:ins>
      <w:commentRangeEnd w:id="69"/>
      <w:r w:rsidR="002B26E1">
        <w:rPr>
          <w:rStyle w:val="CommentReference"/>
          <w:rFonts w:asciiTheme="minorHAnsi" w:eastAsiaTheme="minorHAnsi" w:hAnsiTheme="minorHAnsi" w:cstheme="minorBidi"/>
        </w:rPr>
        <w:commentReference w:id="69"/>
      </w:r>
      <w:ins w:id="70" w:author="Connor Franklin" w:date="2022-05-05T14:20:00Z">
        <w:r w:rsidR="00877098">
          <w:rPr>
            <w:rFonts w:ascii="Helvetica" w:hAnsi="Helvetica" w:cs="Helvetica"/>
            <w:color w:val="333333"/>
            <w:sz w:val="21"/>
            <w:szCs w:val="21"/>
          </w:rPr>
          <w:t>specified their “Other” major, with results shown in Table 2.1 below.</w:t>
        </w:r>
      </w:ins>
      <w:del w:id="71" w:author="Connor Franklin" w:date="2022-05-05T14:20:00Z">
        <w:r w:rsidDel="00877098">
          <w:rPr>
            <w:rFonts w:ascii="Helvetica" w:hAnsi="Helvetica" w:cs="Helvetica"/>
            <w:color w:val="333333"/>
            <w:sz w:val="21"/>
            <w:szCs w:val="21"/>
          </w:rPr>
          <w:delText xml:space="preserve"> and of the 12 who selected this, 9 gave their responses below</w:delText>
        </w:r>
      </w:del>
      <w:r>
        <w:rPr>
          <w:rFonts w:ascii="Helvetica" w:hAnsi="Helvetica" w:cs="Helvetica"/>
          <w:color w:val="333333"/>
          <w:sz w:val="21"/>
          <w:szCs w:val="21"/>
        </w:rPr>
        <w:t>.</w:t>
      </w:r>
    </w:p>
    <w:p w14:paraId="7DDFE39A"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112B8D06" w14:textId="77777777" w:rsidR="00606FCD" w:rsidRDefault="00606FCD" w:rsidP="00606FCD">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Other Majors</w:t>
      </w:r>
    </w:p>
    <w:p w14:paraId="4ECDDF3E" w14:textId="77777777" w:rsidR="00606FCD" w:rsidRDefault="00606FCD" w:rsidP="00606FCD">
      <w:pPr>
        <w:shd w:val="clear" w:color="auto" w:fill="FFFFFF"/>
        <w:rPr>
          <w:rFonts w:ascii="Helvetica" w:hAnsi="Helvetica" w:cs="Helvetica"/>
          <w:color w:val="333333"/>
          <w:sz w:val="21"/>
          <w:szCs w:val="21"/>
        </w:rPr>
      </w:pPr>
      <w:r>
        <w:rPr>
          <w:rFonts w:ascii="Helvetica" w:hAnsi="Helvetica" w:cs="Helvetica"/>
          <w:color w:val="333333"/>
          <w:sz w:val="21"/>
          <w:szCs w:val="21"/>
        </w:rPr>
        <w:t>Table 2.1: Other Major Declarations</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606FCD" w14:paraId="57523AF2" w14:textId="77777777" w:rsidTr="00606FC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FA32FA" w14:textId="77777777" w:rsidR="00606FCD" w:rsidRDefault="00606FCD">
            <w:pPr>
              <w:spacing w:after="300"/>
              <w:rPr>
                <w:rFonts w:ascii="Times New Roman" w:hAnsi="Times New Roman" w:cs="Times New Roman"/>
                <w:b/>
                <w:bCs/>
                <w:sz w:val="24"/>
                <w:szCs w:val="24"/>
              </w:rPr>
            </w:pPr>
            <w:r>
              <w:rPr>
                <w:b/>
                <w:bCs/>
              </w:rPr>
              <w:t>Other Majors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B827868" w14:textId="77777777" w:rsidR="00606FCD" w:rsidRDefault="00606FCD">
            <w:pPr>
              <w:spacing w:after="300"/>
              <w:rPr>
                <w:b/>
                <w:bCs/>
              </w:rPr>
            </w:pPr>
            <w:r>
              <w:rPr>
                <w:b/>
                <w:bCs/>
              </w:rPr>
              <w:t>Occurrence (%)</w:t>
            </w:r>
          </w:p>
        </w:tc>
      </w:tr>
      <w:tr w:rsidR="00606FCD" w14:paraId="2FFB349A"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08AC37D9" w14:textId="77777777" w:rsidR="00606FCD" w:rsidRDefault="00606FCD">
            <w:pPr>
              <w:spacing w:after="300"/>
            </w:pPr>
            <w:r>
              <w:t>Deaf Studies</w:t>
            </w:r>
          </w:p>
        </w:tc>
        <w:tc>
          <w:tcPr>
            <w:tcW w:w="1985" w:type="dxa"/>
            <w:tcBorders>
              <w:top w:val="single" w:sz="6" w:space="0" w:color="DDDDDD"/>
            </w:tcBorders>
            <w:shd w:val="clear" w:color="auto" w:fill="F9F9F9"/>
            <w:tcMar>
              <w:top w:w="120" w:type="dxa"/>
              <w:left w:w="120" w:type="dxa"/>
              <w:bottom w:w="120" w:type="dxa"/>
              <w:right w:w="120" w:type="dxa"/>
            </w:tcMar>
            <w:hideMark/>
          </w:tcPr>
          <w:p w14:paraId="51E742D1" w14:textId="77777777" w:rsidR="00606FCD" w:rsidRDefault="00606FCD">
            <w:pPr>
              <w:spacing w:after="300"/>
            </w:pPr>
            <w:r>
              <w:t>2/9 (22.2%)</w:t>
            </w:r>
          </w:p>
        </w:tc>
      </w:tr>
      <w:tr w:rsidR="00606FCD" w14:paraId="59282093"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531DC845" w14:textId="77777777" w:rsidR="00606FCD" w:rsidRDefault="00606FCD">
            <w:pPr>
              <w:spacing w:after="300"/>
            </w:pPr>
            <w:r>
              <w:t>Journalism</w:t>
            </w:r>
          </w:p>
        </w:tc>
        <w:tc>
          <w:tcPr>
            <w:tcW w:w="1985" w:type="dxa"/>
            <w:tcBorders>
              <w:top w:val="single" w:sz="6" w:space="0" w:color="DDDDDD"/>
            </w:tcBorders>
            <w:shd w:val="clear" w:color="auto" w:fill="auto"/>
            <w:tcMar>
              <w:top w:w="120" w:type="dxa"/>
              <w:left w:w="120" w:type="dxa"/>
              <w:bottom w:w="120" w:type="dxa"/>
              <w:right w:w="120" w:type="dxa"/>
            </w:tcMar>
            <w:hideMark/>
          </w:tcPr>
          <w:p w14:paraId="3898CE1E" w14:textId="77777777" w:rsidR="00606FCD" w:rsidRDefault="00606FCD">
            <w:pPr>
              <w:spacing w:after="300"/>
            </w:pPr>
            <w:r>
              <w:t>2/9 (22.2%)</w:t>
            </w:r>
          </w:p>
        </w:tc>
      </w:tr>
      <w:tr w:rsidR="00606FCD" w14:paraId="6AE996F7"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737692C6" w14:textId="77777777" w:rsidR="00606FCD" w:rsidRDefault="00606FCD">
            <w:pPr>
              <w:spacing w:after="300"/>
            </w:pPr>
            <w:r>
              <w:t>Human and Behavioral Science</w:t>
            </w:r>
          </w:p>
        </w:tc>
        <w:tc>
          <w:tcPr>
            <w:tcW w:w="1985" w:type="dxa"/>
            <w:tcBorders>
              <w:top w:val="single" w:sz="6" w:space="0" w:color="DDDDDD"/>
            </w:tcBorders>
            <w:shd w:val="clear" w:color="auto" w:fill="F9F9F9"/>
            <w:tcMar>
              <w:top w:w="120" w:type="dxa"/>
              <w:left w:w="120" w:type="dxa"/>
              <w:bottom w:w="120" w:type="dxa"/>
              <w:right w:w="120" w:type="dxa"/>
            </w:tcMar>
            <w:hideMark/>
          </w:tcPr>
          <w:p w14:paraId="26E99AEF" w14:textId="77777777" w:rsidR="00606FCD" w:rsidRDefault="00606FCD">
            <w:pPr>
              <w:spacing w:after="300"/>
            </w:pPr>
            <w:r>
              <w:t>1/9 (11.1%)</w:t>
            </w:r>
          </w:p>
        </w:tc>
      </w:tr>
      <w:tr w:rsidR="00606FCD" w14:paraId="0C9E0B41"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1E518143" w14:textId="77777777" w:rsidR="00606FCD" w:rsidRDefault="00606FCD">
            <w:pPr>
              <w:spacing w:after="300"/>
            </w:pPr>
            <w:r>
              <w:t>Marketing</w:t>
            </w:r>
          </w:p>
        </w:tc>
        <w:tc>
          <w:tcPr>
            <w:tcW w:w="1985" w:type="dxa"/>
            <w:tcBorders>
              <w:top w:val="single" w:sz="6" w:space="0" w:color="DDDDDD"/>
            </w:tcBorders>
            <w:shd w:val="clear" w:color="auto" w:fill="auto"/>
            <w:tcMar>
              <w:top w:w="120" w:type="dxa"/>
              <w:left w:w="120" w:type="dxa"/>
              <w:bottom w:w="120" w:type="dxa"/>
              <w:right w:w="120" w:type="dxa"/>
            </w:tcMar>
            <w:hideMark/>
          </w:tcPr>
          <w:p w14:paraId="37D8A0D0" w14:textId="77777777" w:rsidR="00606FCD" w:rsidRDefault="00606FCD">
            <w:pPr>
              <w:spacing w:after="300"/>
            </w:pPr>
            <w:r>
              <w:t>1/9 (11.1%)</w:t>
            </w:r>
          </w:p>
        </w:tc>
      </w:tr>
      <w:tr w:rsidR="00606FCD" w14:paraId="4B5817D9"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26227F3A" w14:textId="77777777" w:rsidR="00606FCD" w:rsidRDefault="00606FCD">
            <w:pPr>
              <w:spacing w:after="300"/>
            </w:pPr>
            <w:r>
              <w:t>Criminology</w:t>
            </w:r>
          </w:p>
        </w:tc>
        <w:tc>
          <w:tcPr>
            <w:tcW w:w="1985" w:type="dxa"/>
            <w:tcBorders>
              <w:top w:val="single" w:sz="6" w:space="0" w:color="DDDDDD"/>
            </w:tcBorders>
            <w:shd w:val="clear" w:color="auto" w:fill="F9F9F9"/>
            <w:tcMar>
              <w:top w:w="120" w:type="dxa"/>
              <w:left w:w="120" w:type="dxa"/>
              <w:bottom w:w="120" w:type="dxa"/>
              <w:right w:w="120" w:type="dxa"/>
            </w:tcMar>
            <w:hideMark/>
          </w:tcPr>
          <w:p w14:paraId="147799E8" w14:textId="77777777" w:rsidR="00606FCD" w:rsidRDefault="00606FCD">
            <w:pPr>
              <w:spacing w:after="300"/>
            </w:pPr>
            <w:r>
              <w:t>1/9 (11.1%)</w:t>
            </w:r>
          </w:p>
        </w:tc>
      </w:tr>
      <w:tr w:rsidR="00606FCD" w14:paraId="1CE16967"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0D97AD03" w14:textId="77777777" w:rsidR="00606FCD" w:rsidRDefault="00606FCD">
            <w:pPr>
              <w:spacing w:after="300"/>
            </w:pPr>
            <w:r>
              <w:t>Film Production</w:t>
            </w:r>
          </w:p>
        </w:tc>
        <w:tc>
          <w:tcPr>
            <w:tcW w:w="1985" w:type="dxa"/>
            <w:tcBorders>
              <w:top w:val="single" w:sz="6" w:space="0" w:color="DDDDDD"/>
            </w:tcBorders>
            <w:shd w:val="clear" w:color="auto" w:fill="auto"/>
            <w:tcMar>
              <w:top w:w="120" w:type="dxa"/>
              <w:left w:w="120" w:type="dxa"/>
              <w:bottom w:w="120" w:type="dxa"/>
              <w:right w:w="120" w:type="dxa"/>
            </w:tcMar>
            <w:hideMark/>
          </w:tcPr>
          <w:p w14:paraId="0ED50304" w14:textId="77777777" w:rsidR="00606FCD" w:rsidRDefault="00606FCD">
            <w:pPr>
              <w:spacing w:after="300"/>
            </w:pPr>
            <w:r>
              <w:t>1/9 (11.1%)</w:t>
            </w:r>
          </w:p>
        </w:tc>
      </w:tr>
      <w:tr w:rsidR="00606FCD" w14:paraId="7292FE0C"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0E9549B2" w14:textId="77777777" w:rsidR="00606FCD" w:rsidRDefault="00606FCD">
            <w:pPr>
              <w:spacing w:after="300"/>
            </w:pPr>
            <w:r>
              <w:t>TV Production</w:t>
            </w:r>
          </w:p>
        </w:tc>
        <w:tc>
          <w:tcPr>
            <w:tcW w:w="1985" w:type="dxa"/>
            <w:tcBorders>
              <w:top w:val="single" w:sz="6" w:space="0" w:color="DDDDDD"/>
            </w:tcBorders>
            <w:shd w:val="clear" w:color="auto" w:fill="F9F9F9"/>
            <w:tcMar>
              <w:top w:w="120" w:type="dxa"/>
              <w:left w:w="120" w:type="dxa"/>
              <w:bottom w:w="120" w:type="dxa"/>
              <w:right w:w="120" w:type="dxa"/>
            </w:tcMar>
            <w:hideMark/>
          </w:tcPr>
          <w:p w14:paraId="1038EAC3" w14:textId="77777777" w:rsidR="00606FCD" w:rsidRDefault="00606FCD">
            <w:pPr>
              <w:spacing w:after="300"/>
            </w:pPr>
            <w:r>
              <w:t>1/9 (11.1%)</w:t>
            </w:r>
          </w:p>
        </w:tc>
      </w:tr>
    </w:tbl>
    <w:p w14:paraId="0C290FF1"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1E555483" w14:textId="77777777" w:rsidR="00606FCD" w:rsidRDefault="00606FCD" w:rsidP="00606FCD">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Overall GPA</w:t>
      </w:r>
    </w:p>
    <w:p w14:paraId="4A97F5C3"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What is your approximate overall grade point average (GPA)? (n=119, 97% of 123 reporting).</w:t>
      </w:r>
    </w:p>
    <w:p w14:paraId="42BC2151" w14:textId="05123022"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5471554" wp14:editId="62201D55">
            <wp:extent cx="4114800" cy="36576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14:paraId="4656F458"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br/>
        <w:t>Figure 2.3: Approximate Overall GPA</w:t>
      </w:r>
    </w:p>
    <w:p w14:paraId="10E8BE98" w14:textId="32AEA51C"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w:t>
      </w:r>
      <w:del w:id="72" w:author="Connor Franklin" w:date="2022-05-05T14:22:00Z">
        <w:r w:rsidDel="00877098">
          <w:rPr>
            <w:rFonts w:ascii="Helvetica" w:hAnsi="Helvetica" w:cs="Helvetica"/>
            <w:color w:val="333333"/>
            <w:sz w:val="21"/>
            <w:szCs w:val="21"/>
          </w:rPr>
          <w:delText>most common</w:delText>
        </w:r>
      </w:del>
      <w:ins w:id="73" w:author="Connor Franklin" w:date="2022-05-05T14:22:00Z">
        <w:r w:rsidR="00877098">
          <w:rPr>
            <w:rFonts w:ascii="Helvetica" w:hAnsi="Helvetica" w:cs="Helvetica"/>
            <w:color w:val="333333"/>
            <w:sz w:val="21"/>
            <w:szCs w:val="21"/>
          </w:rPr>
          <w:t>highest frequency</w:t>
        </w:r>
      </w:ins>
      <w:r>
        <w:rPr>
          <w:rFonts w:ascii="Helvetica" w:hAnsi="Helvetica" w:cs="Helvetica"/>
          <w:color w:val="333333"/>
          <w:sz w:val="21"/>
          <w:szCs w:val="21"/>
        </w:rPr>
        <w:t xml:space="preserve"> overall GPA for the data ranges between 3.01-3.5 (52 students), followed by 3.51 or above (29 students). There are also 28 students who have an overall GPA between 2.51-3.0.</w:t>
      </w:r>
    </w:p>
    <w:p w14:paraId="4BE492E7"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1AE47EEA" w14:textId="77777777" w:rsidR="00606FCD" w:rsidRDefault="00606FCD" w:rsidP="00606FCD">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Currently Enrolled Units</w:t>
      </w:r>
    </w:p>
    <w:p w14:paraId="4AE58610" w14:textId="5D166D12"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How many units are you currently taking? (n=117, 95% of 123 reporting).</w:t>
      </w:r>
      <w:r>
        <w:rPr>
          <w:rFonts w:ascii="Helvetica" w:hAnsi="Helvetica" w:cs="Helvetica"/>
          <w:noProof/>
          <w:color w:val="333333"/>
          <w:sz w:val="21"/>
          <w:szCs w:val="21"/>
        </w:rPr>
        <w:drawing>
          <wp:inline distT="0" distB="0" distL="0" distR="0" wp14:anchorId="430A3A31" wp14:editId="32D2D3DC">
            <wp:extent cx="5943600" cy="288163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ascii="Helvetica" w:hAnsi="Helvetica" w:cs="Helvetica"/>
          <w:color w:val="333333"/>
          <w:sz w:val="21"/>
          <w:szCs w:val="21"/>
        </w:rPr>
        <w:t>Figure 2.4: Currently Enrolled Academic Units</w:t>
      </w:r>
    </w:p>
    <w:p w14:paraId="6254F059"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commentRangeStart w:id="74"/>
      <w:r>
        <w:rPr>
          <w:rStyle w:val="Emphasis"/>
          <w:rFonts w:ascii="Helvetica" w:hAnsi="Helvetica" w:cs="Helvetica"/>
          <w:color w:val="333333"/>
          <w:sz w:val="21"/>
          <w:szCs w:val="21"/>
        </w:rPr>
        <w:t>Note that “22+” was rounded</w:t>
      </w:r>
      <w:commentRangeStart w:id="75"/>
      <w:r w:rsidRPr="005E20C6">
        <w:rPr>
          <w:rStyle w:val="Emphasis"/>
          <w:rFonts w:ascii="Helvetica" w:hAnsi="Helvetica" w:cs="Helvetica"/>
          <w:strike/>
          <w:color w:val="333333"/>
          <w:sz w:val="21"/>
          <w:szCs w:val="21"/>
          <w:rPrChange w:id="76" w:author="Kaytlin Conley" w:date="2022-06-22T09:30:00Z">
            <w:rPr>
              <w:rStyle w:val="Emphasis"/>
              <w:rFonts w:ascii="Helvetica" w:hAnsi="Helvetica" w:cs="Helvetica"/>
              <w:color w:val="333333"/>
              <w:sz w:val="21"/>
              <w:szCs w:val="21"/>
            </w:rPr>
          </w:rPrChange>
        </w:rPr>
        <w:t xml:space="preserve"> for</w:t>
      </w:r>
      <w:r>
        <w:rPr>
          <w:rStyle w:val="Emphasis"/>
          <w:rFonts w:ascii="Helvetica" w:hAnsi="Helvetica" w:cs="Helvetica"/>
          <w:color w:val="333333"/>
          <w:sz w:val="21"/>
          <w:szCs w:val="21"/>
        </w:rPr>
        <w:t xml:space="preserve"> </w:t>
      </w:r>
      <w:commentRangeEnd w:id="75"/>
      <w:r w:rsidR="005E20C6">
        <w:rPr>
          <w:rStyle w:val="CommentReference"/>
          <w:rFonts w:asciiTheme="minorHAnsi" w:eastAsiaTheme="minorHAnsi" w:hAnsiTheme="minorHAnsi" w:cstheme="minorBidi"/>
        </w:rPr>
        <w:commentReference w:id="75"/>
      </w:r>
      <w:r>
        <w:rPr>
          <w:rStyle w:val="Emphasis"/>
          <w:rFonts w:ascii="Helvetica" w:hAnsi="Helvetica" w:cs="Helvetica"/>
          <w:color w:val="333333"/>
          <w:sz w:val="21"/>
          <w:szCs w:val="21"/>
        </w:rPr>
        <w:t>22 in the following analysis for the currently enrolled number of units</w:t>
      </w:r>
      <w:r>
        <w:rPr>
          <w:rFonts w:ascii="Helvetica" w:hAnsi="Helvetica" w:cs="Helvetica"/>
          <w:color w:val="333333"/>
          <w:sz w:val="21"/>
          <w:szCs w:val="21"/>
        </w:rPr>
        <w:t>.</w:t>
      </w:r>
      <w:commentRangeEnd w:id="74"/>
      <w:r w:rsidR="0038763F">
        <w:rPr>
          <w:rStyle w:val="CommentReference"/>
          <w:rFonts w:asciiTheme="minorHAnsi" w:eastAsiaTheme="minorHAnsi" w:hAnsiTheme="minorHAnsi" w:cstheme="minorBidi"/>
        </w:rPr>
        <w:commentReference w:id="74"/>
      </w:r>
    </w:p>
    <w:p w14:paraId="6F956CAE" w14:textId="76EB0AE8"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units that a survey participant in this data is enrolled in is 13.71 units, while the median is 14 units. The data indicates that </w:t>
      </w:r>
      <w:commentRangeStart w:id="77"/>
      <w:commentRangeStart w:id="78"/>
      <w:r>
        <w:rPr>
          <w:rFonts w:ascii="Helvetica" w:hAnsi="Helvetica" w:cs="Helvetica"/>
          <w:color w:val="333333"/>
          <w:sz w:val="21"/>
          <w:szCs w:val="21"/>
        </w:rPr>
        <w:t xml:space="preserve">the majority of students </w:t>
      </w:r>
      <w:commentRangeEnd w:id="77"/>
      <w:r w:rsidR="00A351EF">
        <w:rPr>
          <w:rStyle w:val="CommentReference"/>
          <w:rFonts w:asciiTheme="minorHAnsi" w:eastAsiaTheme="minorHAnsi" w:hAnsiTheme="minorHAnsi" w:cstheme="minorBidi"/>
        </w:rPr>
        <w:commentReference w:id="77"/>
      </w:r>
      <w:commentRangeEnd w:id="78"/>
      <w:r w:rsidR="005E20C6">
        <w:rPr>
          <w:rStyle w:val="CommentReference"/>
          <w:rFonts w:asciiTheme="minorHAnsi" w:eastAsiaTheme="minorHAnsi" w:hAnsiTheme="minorHAnsi" w:cstheme="minorBidi"/>
        </w:rPr>
        <w:commentReference w:id="78"/>
      </w:r>
      <w:r>
        <w:rPr>
          <w:rFonts w:ascii="Helvetica" w:hAnsi="Helvetica" w:cs="Helvetica"/>
          <w:color w:val="333333"/>
          <w:sz w:val="21"/>
          <w:szCs w:val="21"/>
        </w:rPr>
        <w:t xml:space="preserve">are considered full-time (12 or more units), with 12 units being the highest occurring and 15 units being the second highest </w:t>
      </w:r>
      <w:del w:id="79" w:author="Connor Franklin" w:date="2022-05-05T14:39:00Z">
        <w:r w:rsidDel="00A351EF">
          <w:rPr>
            <w:rFonts w:ascii="Helvetica" w:hAnsi="Helvetica" w:cs="Helvetica"/>
            <w:color w:val="333333"/>
            <w:sz w:val="21"/>
            <w:szCs w:val="21"/>
          </w:rPr>
          <w:delText>occuring</w:delText>
        </w:r>
      </w:del>
      <w:ins w:id="80" w:author="Connor Franklin" w:date="2022-05-05T14:39:00Z">
        <w:r w:rsidR="00A351EF">
          <w:rPr>
            <w:rFonts w:ascii="Helvetica" w:hAnsi="Helvetica" w:cs="Helvetica"/>
            <w:color w:val="333333"/>
            <w:sz w:val="21"/>
            <w:szCs w:val="21"/>
          </w:rPr>
          <w:t>occurring</w:t>
        </w:r>
      </w:ins>
      <w:r>
        <w:rPr>
          <w:rFonts w:ascii="Helvetica" w:hAnsi="Helvetica" w:cs="Helvetica"/>
          <w:color w:val="333333"/>
          <w:sz w:val="21"/>
          <w:szCs w:val="21"/>
        </w:rPr>
        <w:t>.</w:t>
      </w:r>
    </w:p>
    <w:p w14:paraId="5277540F"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46E09F3C" w14:textId="77777777" w:rsidR="00606FCD" w:rsidRDefault="00606FCD" w:rsidP="00606FCD">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Student Identifiers</w:t>
      </w:r>
    </w:p>
    <w:p w14:paraId="3249AE31"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following tables contain separate questions that were asked as a series of Yes/No responses to help further understand students. </w:t>
      </w:r>
      <w:commentRangeStart w:id="81"/>
      <w:commentRangeStart w:id="82"/>
      <w:r>
        <w:rPr>
          <w:rFonts w:ascii="Helvetica" w:hAnsi="Helvetica" w:cs="Helvetica"/>
          <w:color w:val="333333"/>
          <w:sz w:val="21"/>
          <w:szCs w:val="21"/>
        </w:rPr>
        <w:t>They were grouped together in this page by the start of the question.</w:t>
      </w:r>
      <w:commentRangeEnd w:id="81"/>
      <w:r w:rsidR="00A351EF">
        <w:rPr>
          <w:rStyle w:val="CommentReference"/>
          <w:rFonts w:asciiTheme="minorHAnsi" w:eastAsiaTheme="minorHAnsi" w:hAnsiTheme="minorHAnsi" w:cstheme="minorBidi"/>
        </w:rPr>
        <w:commentReference w:id="81"/>
      </w:r>
      <w:commentRangeEnd w:id="82"/>
      <w:r w:rsidR="005E20C6">
        <w:rPr>
          <w:rStyle w:val="CommentReference"/>
          <w:rFonts w:asciiTheme="minorHAnsi" w:eastAsiaTheme="minorHAnsi" w:hAnsiTheme="minorHAnsi" w:cstheme="minorBidi"/>
        </w:rPr>
        <w:commentReference w:id="82"/>
      </w:r>
    </w:p>
    <w:p w14:paraId="4FAC6F22" w14:textId="77777777" w:rsidR="00606FCD" w:rsidRDefault="00606FCD" w:rsidP="00606FCD">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 identify as…</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606FCD" w14:paraId="7B7EB614" w14:textId="77777777" w:rsidTr="00606FC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304352" w14:textId="77777777" w:rsidR="00606FCD" w:rsidRDefault="00606FCD">
            <w:pPr>
              <w:rPr>
                <w:rFonts w:ascii="inherit" w:hAnsi="inherit" w:cs="Helvetica"/>
                <w:b/>
                <w:bCs/>
                <w:color w:val="333333"/>
                <w:sz w:val="36"/>
                <w:szCs w:val="36"/>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7935DB5" w14:textId="77777777" w:rsidR="00606FCD" w:rsidRDefault="00606FCD">
            <w:pPr>
              <w:spacing w:after="300"/>
              <w:rPr>
                <w:b/>
                <w:bCs/>
                <w:sz w:val="24"/>
                <w:szCs w:val="24"/>
              </w:rPr>
            </w:pPr>
            <w:r>
              <w:rPr>
                <w:b/>
                <w:bCs/>
              </w:rPr>
              <w:t>Yes (%)</w:t>
            </w:r>
          </w:p>
        </w:tc>
      </w:tr>
      <w:tr w:rsidR="00606FCD" w14:paraId="24305694"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471C087D" w14:textId="77777777" w:rsidR="00606FCD" w:rsidRDefault="00606FCD">
            <w:pPr>
              <w:spacing w:after="300"/>
            </w:pPr>
            <w:r>
              <w:t>An EOP (Educational Opportunity Program) student (n = 119).</w:t>
            </w:r>
          </w:p>
        </w:tc>
        <w:tc>
          <w:tcPr>
            <w:tcW w:w="1985" w:type="dxa"/>
            <w:tcBorders>
              <w:top w:val="single" w:sz="6" w:space="0" w:color="DDDDDD"/>
            </w:tcBorders>
            <w:shd w:val="clear" w:color="auto" w:fill="F9F9F9"/>
            <w:tcMar>
              <w:top w:w="120" w:type="dxa"/>
              <w:left w:w="120" w:type="dxa"/>
              <w:bottom w:w="120" w:type="dxa"/>
              <w:right w:w="120" w:type="dxa"/>
            </w:tcMar>
            <w:hideMark/>
          </w:tcPr>
          <w:p w14:paraId="197E7A8E" w14:textId="77777777" w:rsidR="00606FCD" w:rsidRDefault="00606FCD">
            <w:pPr>
              <w:spacing w:after="300"/>
            </w:pPr>
            <w:r>
              <w:t>119 (100.0%)</w:t>
            </w:r>
          </w:p>
        </w:tc>
      </w:tr>
      <w:tr w:rsidR="00606FCD" w14:paraId="2E5F06AA"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6D76400F" w14:textId="77777777" w:rsidR="00606FCD" w:rsidRDefault="00606FCD">
            <w:pPr>
              <w:spacing w:after="300"/>
            </w:pPr>
            <w:r>
              <w:t>A Transfer Student (n = 119).</w:t>
            </w:r>
          </w:p>
        </w:tc>
        <w:tc>
          <w:tcPr>
            <w:tcW w:w="1985" w:type="dxa"/>
            <w:tcBorders>
              <w:top w:val="single" w:sz="6" w:space="0" w:color="DDDDDD"/>
            </w:tcBorders>
            <w:shd w:val="clear" w:color="auto" w:fill="auto"/>
            <w:tcMar>
              <w:top w:w="120" w:type="dxa"/>
              <w:left w:w="120" w:type="dxa"/>
              <w:bottom w:w="120" w:type="dxa"/>
              <w:right w:w="120" w:type="dxa"/>
            </w:tcMar>
            <w:hideMark/>
          </w:tcPr>
          <w:p w14:paraId="6C84668C" w14:textId="77777777" w:rsidR="00606FCD" w:rsidRDefault="00606FCD">
            <w:pPr>
              <w:spacing w:after="300"/>
            </w:pPr>
            <w:r>
              <w:t>44 (37.0%)</w:t>
            </w:r>
          </w:p>
        </w:tc>
      </w:tr>
      <w:tr w:rsidR="00606FCD" w14:paraId="3A094C51"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0E8F80B3" w14:textId="77777777" w:rsidR="00606FCD" w:rsidRDefault="00606FCD">
            <w:pPr>
              <w:spacing w:after="300"/>
            </w:pPr>
            <w:r>
              <w:t>An ESL (English as a Second Language) student (n = 114).</w:t>
            </w:r>
          </w:p>
        </w:tc>
        <w:tc>
          <w:tcPr>
            <w:tcW w:w="1985" w:type="dxa"/>
            <w:tcBorders>
              <w:top w:val="single" w:sz="6" w:space="0" w:color="DDDDDD"/>
            </w:tcBorders>
            <w:shd w:val="clear" w:color="auto" w:fill="F9F9F9"/>
            <w:tcMar>
              <w:top w:w="120" w:type="dxa"/>
              <w:left w:w="120" w:type="dxa"/>
              <w:bottom w:w="120" w:type="dxa"/>
              <w:right w:w="120" w:type="dxa"/>
            </w:tcMar>
            <w:hideMark/>
          </w:tcPr>
          <w:p w14:paraId="32491DCF" w14:textId="77777777" w:rsidR="00606FCD" w:rsidRDefault="00606FCD">
            <w:pPr>
              <w:spacing w:after="300"/>
            </w:pPr>
            <w:r>
              <w:t>24 (21.1%)</w:t>
            </w:r>
          </w:p>
        </w:tc>
      </w:tr>
      <w:tr w:rsidR="00606FCD" w14:paraId="459628C6"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11C18929" w14:textId="77777777" w:rsidR="00606FCD" w:rsidRDefault="00606FCD">
            <w:pPr>
              <w:spacing w:after="300"/>
            </w:pPr>
            <w:r>
              <w:t>LGBTQA+ (n = 117).</w:t>
            </w:r>
          </w:p>
        </w:tc>
        <w:tc>
          <w:tcPr>
            <w:tcW w:w="1985" w:type="dxa"/>
            <w:tcBorders>
              <w:top w:val="single" w:sz="6" w:space="0" w:color="DDDDDD"/>
            </w:tcBorders>
            <w:shd w:val="clear" w:color="auto" w:fill="auto"/>
            <w:tcMar>
              <w:top w:w="120" w:type="dxa"/>
              <w:left w:w="120" w:type="dxa"/>
              <w:bottom w:w="120" w:type="dxa"/>
              <w:right w:w="120" w:type="dxa"/>
            </w:tcMar>
            <w:hideMark/>
          </w:tcPr>
          <w:p w14:paraId="48B7932E" w14:textId="77777777" w:rsidR="00606FCD" w:rsidRDefault="00606FCD">
            <w:pPr>
              <w:spacing w:after="300"/>
            </w:pPr>
            <w:r>
              <w:t>19 (16.2%)</w:t>
            </w:r>
          </w:p>
        </w:tc>
      </w:tr>
      <w:tr w:rsidR="00606FCD" w14:paraId="1C7A9813"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2CA6FE56" w14:textId="77777777" w:rsidR="00606FCD" w:rsidRDefault="00606FCD">
            <w:pPr>
              <w:spacing w:after="300"/>
            </w:pPr>
            <w:r>
              <w:t>An Upward Bound, Educational Talent Search, AVID, TRIO, or other college preparation program alumni student (n = 109).</w:t>
            </w:r>
          </w:p>
        </w:tc>
        <w:tc>
          <w:tcPr>
            <w:tcW w:w="1985" w:type="dxa"/>
            <w:tcBorders>
              <w:top w:val="single" w:sz="6" w:space="0" w:color="DDDDDD"/>
            </w:tcBorders>
            <w:shd w:val="clear" w:color="auto" w:fill="F9F9F9"/>
            <w:tcMar>
              <w:top w:w="120" w:type="dxa"/>
              <w:left w:w="120" w:type="dxa"/>
              <w:bottom w:w="120" w:type="dxa"/>
              <w:right w:w="120" w:type="dxa"/>
            </w:tcMar>
            <w:hideMark/>
          </w:tcPr>
          <w:p w14:paraId="1D77EAE2" w14:textId="77777777" w:rsidR="00606FCD" w:rsidRDefault="00606FCD">
            <w:pPr>
              <w:spacing w:after="300"/>
            </w:pPr>
            <w:r>
              <w:t>15 (13.8%)</w:t>
            </w:r>
          </w:p>
        </w:tc>
      </w:tr>
      <w:tr w:rsidR="00606FCD" w14:paraId="00BC89A9"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2628DEAE" w14:textId="77777777" w:rsidR="00606FCD" w:rsidRDefault="00606FCD">
            <w:pPr>
              <w:spacing w:after="300"/>
            </w:pPr>
            <w:r>
              <w:t>A student with a disability (n = 115).</w:t>
            </w:r>
          </w:p>
        </w:tc>
        <w:tc>
          <w:tcPr>
            <w:tcW w:w="1985" w:type="dxa"/>
            <w:tcBorders>
              <w:top w:val="single" w:sz="6" w:space="0" w:color="DDDDDD"/>
            </w:tcBorders>
            <w:shd w:val="clear" w:color="auto" w:fill="auto"/>
            <w:tcMar>
              <w:top w:w="120" w:type="dxa"/>
              <w:left w:w="120" w:type="dxa"/>
              <w:bottom w:w="120" w:type="dxa"/>
              <w:right w:w="120" w:type="dxa"/>
            </w:tcMar>
            <w:hideMark/>
          </w:tcPr>
          <w:p w14:paraId="08F38185" w14:textId="77777777" w:rsidR="00606FCD" w:rsidRDefault="00606FCD">
            <w:pPr>
              <w:spacing w:after="300"/>
            </w:pPr>
            <w:r>
              <w:t>14 (12.2%)</w:t>
            </w:r>
          </w:p>
        </w:tc>
      </w:tr>
      <w:tr w:rsidR="00606FCD" w14:paraId="0074C66F"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5BF9D0AA" w14:textId="77777777" w:rsidR="00606FCD" w:rsidRDefault="00606FCD">
            <w:pPr>
              <w:spacing w:after="300"/>
            </w:pPr>
            <w:r>
              <w:t>A former foster youth/child (n = 119).</w:t>
            </w:r>
          </w:p>
        </w:tc>
        <w:tc>
          <w:tcPr>
            <w:tcW w:w="1985" w:type="dxa"/>
            <w:tcBorders>
              <w:top w:val="single" w:sz="6" w:space="0" w:color="DDDDDD"/>
            </w:tcBorders>
            <w:shd w:val="clear" w:color="auto" w:fill="F9F9F9"/>
            <w:tcMar>
              <w:top w:w="120" w:type="dxa"/>
              <w:left w:w="120" w:type="dxa"/>
              <w:bottom w:w="120" w:type="dxa"/>
              <w:right w:w="120" w:type="dxa"/>
            </w:tcMar>
            <w:hideMark/>
          </w:tcPr>
          <w:p w14:paraId="19C6F369" w14:textId="77777777" w:rsidR="00606FCD" w:rsidRDefault="00606FCD">
            <w:pPr>
              <w:spacing w:after="300"/>
            </w:pPr>
            <w:r>
              <w:t>12 (10.1%)</w:t>
            </w:r>
          </w:p>
        </w:tc>
      </w:tr>
      <w:tr w:rsidR="00606FCD" w14:paraId="38142AFE"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1AED4826" w14:textId="77777777" w:rsidR="00606FCD" w:rsidRDefault="00606FCD">
            <w:pPr>
              <w:spacing w:after="300"/>
            </w:pPr>
            <w:r>
              <w:t>A student athlete (n = 118).</w:t>
            </w:r>
          </w:p>
        </w:tc>
        <w:tc>
          <w:tcPr>
            <w:tcW w:w="1985" w:type="dxa"/>
            <w:tcBorders>
              <w:top w:val="single" w:sz="6" w:space="0" w:color="DDDDDD"/>
            </w:tcBorders>
            <w:shd w:val="clear" w:color="auto" w:fill="auto"/>
            <w:tcMar>
              <w:top w:w="120" w:type="dxa"/>
              <w:left w:w="120" w:type="dxa"/>
              <w:bottom w:w="120" w:type="dxa"/>
              <w:right w:w="120" w:type="dxa"/>
            </w:tcMar>
            <w:hideMark/>
          </w:tcPr>
          <w:p w14:paraId="1BF599A6" w14:textId="77777777" w:rsidR="00606FCD" w:rsidRDefault="00606FCD">
            <w:pPr>
              <w:spacing w:after="300"/>
            </w:pPr>
            <w:r>
              <w:t>4 (3.4%)</w:t>
            </w:r>
          </w:p>
        </w:tc>
      </w:tr>
      <w:tr w:rsidR="00606FCD" w14:paraId="4C9015B4"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78C21E83" w14:textId="77777777" w:rsidR="00606FCD" w:rsidRDefault="00606FCD">
            <w:pPr>
              <w:spacing w:after="300"/>
            </w:pPr>
            <w:r>
              <w:t>A DREAM (</w:t>
            </w:r>
            <w:proofErr w:type="gramStart"/>
            <w:r>
              <w:t>i.e.</w:t>
            </w:r>
            <w:proofErr w:type="gramEnd"/>
            <w:r>
              <w:t> undocumented) student (n = 119).</w:t>
            </w:r>
          </w:p>
        </w:tc>
        <w:tc>
          <w:tcPr>
            <w:tcW w:w="1985" w:type="dxa"/>
            <w:tcBorders>
              <w:top w:val="single" w:sz="6" w:space="0" w:color="DDDDDD"/>
            </w:tcBorders>
            <w:shd w:val="clear" w:color="auto" w:fill="F9F9F9"/>
            <w:tcMar>
              <w:top w:w="120" w:type="dxa"/>
              <w:left w:w="120" w:type="dxa"/>
              <w:bottom w:w="120" w:type="dxa"/>
              <w:right w:w="120" w:type="dxa"/>
            </w:tcMar>
            <w:hideMark/>
          </w:tcPr>
          <w:p w14:paraId="4A196DA4" w14:textId="77777777" w:rsidR="00606FCD" w:rsidRDefault="00606FCD">
            <w:pPr>
              <w:spacing w:after="300"/>
            </w:pPr>
            <w:r>
              <w:t>4 (3.4%)</w:t>
            </w:r>
          </w:p>
        </w:tc>
      </w:tr>
      <w:tr w:rsidR="00606FCD" w14:paraId="4901DD0E"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4E9D6E29" w14:textId="77777777" w:rsidR="00606FCD" w:rsidRDefault="00606FCD">
            <w:pPr>
              <w:spacing w:after="300"/>
            </w:pPr>
            <w:r>
              <w:t>A non-California resident (not International) (n = 118).</w:t>
            </w:r>
          </w:p>
        </w:tc>
        <w:tc>
          <w:tcPr>
            <w:tcW w:w="1985" w:type="dxa"/>
            <w:tcBorders>
              <w:top w:val="single" w:sz="6" w:space="0" w:color="DDDDDD"/>
            </w:tcBorders>
            <w:shd w:val="clear" w:color="auto" w:fill="auto"/>
            <w:tcMar>
              <w:top w:w="120" w:type="dxa"/>
              <w:left w:w="120" w:type="dxa"/>
              <w:bottom w:w="120" w:type="dxa"/>
              <w:right w:w="120" w:type="dxa"/>
            </w:tcMar>
            <w:hideMark/>
          </w:tcPr>
          <w:p w14:paraId="0897F796" w14:textId="77777777" w:rsidR="00606FCD" w:rsidRDefault="00606FCD">
            <w:pPr>
              <w:spacing w:after="300"/>
            </w:pPr>
            <w:r>
              <w:t>3 (2.5%)</w:t>
            </w:r>
          </w:p>
        </w:tc>
      </w:tr>
      <w:tr w:rsidR="00606FCD" w14:paraId="593AB834"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678A3854" w14:textId="77777777" w:rsidR="00606FCD" w:rsidRDefault="00606FCD">
            <w:pPr>
              <w:spacing w:after="300"/>
            </w:pPr>
            <w:r>
              <w:t>A DACA (</w:t>
            </w:r>
            <w:proofErr w:type="gramStart"/>
            <w:r>
              <w:t>i.e.</w:t>
            </w:r>
            <w:proofErr w:type="gramEnd"/>
            <w:r>
              <w:t> Deferred Action for Childhood Arrivals) student (n = 119).</w:t>
            </w:r>
          </w:p>
        </w:tc>
        <w:tc>
          <w:tcPr>
            <w:tcW w:w="1985" w:type="dxa"/>
            <w:tcBorders>
              <w:top w:val="single" w:sz="6" w:space="0" w:color="DDDDDD"/>
            </w:tcBorders>
            <w:shd w:val="clear" w:color="auto" w:fill="F9F9F9"/>
            <w:tcMar>
              <w:top w:w="120" w:type="dxa"/>
              <w:left w:w="120" w:type="dxa"/>
              <w:bottom w:w="120" w:type="dxa"/>
              <w:right w:w="120" w:type="dxa"/>
            </w:tcMar>
            <w:hideMark/>
          </w:tcPr>
          <w:p w14:paraId="3C9FCAFA" w14:textId="77777777" w:rsidR="00606FCD" w:rsidRDefault="00606FCD">
            <w:pPr>
              <w:spacing w:after="300"/>
            </w:pPr>
            <w:r>
              <w:t>3 (2.5%)</w:t>
            </w:r>
          </w:p>
        </w:tc>
      </w:tr>
      <w:tr w:rsidR="00606FCD" w14:paraId="1140EFE9"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3CB9857F" w14:textId="77777777" w:rsidR="00606FCD" w:rsidRDefault="00606FCD">
            <w:pPr>
              <w:spacing w:after="300"/>
            </w:pPr>
            <w:r>
              <w:t>A Veteran of military service (n = 119).</w:t>
            </w:r>
          </w:p>
        </w:tc>
        <w:tc>
          <w:tcPr>
            <w:tcW w:w="1985" w:type="dxa"/>
            <w:tcBorders>
              <w:top w:val="single" w:sz="6" w:space="0" w:color="DDDDDD"/>
            </w:tcBorders>
            <w:shd w:val="clear" w:color="auto" w:fill="auto"/>
            <w:tcMar>
              <w:top w:w="120" w:type="dxa"/>
              <w:left w:w="120" w:type="dxa"/>
              <w:bottom w:w="120" w:type="dxa"/>
              <w:right w:w="120" w:type="dxa"/>
            </w:tcMar>
            <w:hideMark/>
          </w:tcPr>
          <w:p w14:paraId="3443347A" w14:textId="77777777" w:rsidR="00606FCD" w:rsidRDefault="00606FCD">
            <w:pPr>
              <w:spacing w:after="300"/>
            </w:pPr>
            <w:r>
              <w:t>2 (1.7%)</w:t>
            </w:r>
          </w:p>
        </w:tc>
      </w:tr>
      <w:tr w:rsidR="00606FCD" w14:paraId="2584562F"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03406AFB" w14:textId="77777777" w:rsidR="00606FCD" w:rsidRDefault="00606FCD">
            <w:pPr>
              <w:spacing w:after="300"/>
            </w:pPr>
            <w:r>
              <w:t xml:space="preserve">An </w:t>
            </w:r>
            <w:proofErr w:type="gramStart"/>
            <w:r>
              <w:t>International</w:t>
            </w:r>
            <w:proofErr w:type="gramEnd"/>
            <w:r>
              <w:t xml:space="preserve"> student (n = 119).</w:t>
            </w:r>
          </w:p>
        </w:tc>
        <w:tc>
          <w:tcPr>
            <w:tcW w:w="1985" w:type="dxa"/>
            <w:tcBorders>
              <w:top w:val="single" w:sz="6" w:space="0" w:color="DDDDDD"/>
            </w:tcBorders>
            <w:shd w:val="clear" w:color="auto" w:fill="F9F9F9"/>
            <w:tcMar>
              <w:top w:w="120" w:type="dxa"/>
              <w:left w:w="120" w:type="dxa"/>
              <w:bottom w:w="120" w:type="dxa"/>
              <w:right w:w="120" w:type="dxa"/>
            </w:tcMar>
            <w:hideMark/>
          </w:tcPr>
          <w:p w14:paraId="5954CE89" w14:textId="77777777" w:rsidR="00606FCD" w:rsidRDefault="00606FCD">
            <w:pPr>
              <w:spacing w:after="300"/>
            </w:pPr>
            <w:r>
              <w:t>0 (0.0%)</w:t>
            </w:r>
          </w:p>
        </w:tc>
      </w:tr>
    </w:tbl>
    <w:p w14:paraId="60EB0F94"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p>
    <w:p w14:paraId="34C19E0C" w14:textId="77777777" w:rsidR="00606FCD" w:rsidRDefault="00606FCD" w:rsidP="00606FCD">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Disability Support Services</w:t>
      </w:r>
    </w:p>
    <w:p w14:paraId="02D900D0" w14:textId="77777777" w:rsidR="00606FCD" w:rsidRDefault="00606FCD" w:rsidP="00606FCD">
      <w:pPr>
        <w:shd w:val="clear" w:color="auto" w:fill="FFFFFF"/>
        <w:rPr>
          <w:rFonts w:ascii="Helvetica" w:hAnsi="Helvetica" w:cs="Helvetica"/>
          <w:color w:val="333333"/>
          <w:sz w:val="21"/>
          <w:szCs w:val="21"/>
        </w:rPr>
      </w:pPr>
      <w:r>
        <w:rPr>
          <w:rStyle w:val="Emphasis"/>
          <w:rFonts w:ascii="Helvetica" w:hAnsi="Helvetica" w:cs="Helvetica"/>
          <w:color w:val="333333"/>
          <w:sz w:val="21"/>
          <w:szCs w:val="21"/>
        </w:rPr>
        <w:t>Note</w:t>
      </w:r>
      <w:r>
        <w:rPr>
          <w:rFonts w:ascii="Helvetica" w:hAnsi="Helvetica" w:cs="Helvetica"/>
          <w:color w:val="333333"/>
          <w:sz w:val="21"/>
          <w:szCs w:val="21"/>
        </w:rPr>
        <w:t>: This name varies by campus and may not always be called the Disability Support Service Center.</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606FCD" w14:paraId="72ABC8C7" w14:textId="77777777" w:rsidTr="00606FC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00E5DB" w14:textId="77777777" w:rsidR="00606FCD" w:rsidRDefault="00606FCD">
            <w:pPr>
              <w:shd w:val="clear" w:color="auto" w:fill="FFFFFF"/>
              <w:rPr>
                <w:rFonts w:ascii="Helvetica" w:hAnsi="Helvetica" w:cs="Helvetica"/>
                <w:color w:val="333333"/>
                <w:sz w:val="21"/>
                <w:szCs w:val="21"/>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F7EE889" w14:textId="77777777" w:rsidR="00606FCD" w:rsidRDefault="00606FCD">
            <w:pPr>
              <w:spacing w:after="300"/>
              <w:rPr>
                <w:b/>
                <w:bCs/>
                <w:sz w:val="24"/>
                <w:szCs w:val="24"/>
              </w:rPr>
            </w:pPr>
            <w:r>
              <w:rPr>
                <w:b/>
                <w:bCs/>
              </w:rPr>
              <w:t>Yes (%)</w:t>
            </w:r>
          </w:p>
        </w:tc>
      </w:tr>
      <w:tr w:rsidR="00606FCD" w14:paraId="15E909C3"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4342619F" w14:textId="77777777" w:rsidR="00606FCD" w:rsidRDefault="00606FCD">
            <w:pPr>
              <w:spacing w:after="300"/>
            </w:pPr>
            <w:r>
              <w:t>I have NOT received services through the Disability Support Services Center (n = 111).</w:t>
            </w:r>
          </w:p>
        </w:tc>
        <w:tc>
          <w:tcPr>
            <w:tcW w:w="1985" w:type="dxa"/>
            <w:tcBorders>
              <w:top w:val="single" w:sz="6" w:space="0" w:color="DDDDDD"/>
            </w:tcBorders>
            <w:shd w:val="clear" w:color="auto" w:fill="F9F9F9"/>
            <w:tcMar>
              <w:top w:w="120" w:type="dxa"/>
              <w:left w:w="120" w:type="dxa"/>
              <w:bottom w:w="120" w:type="dxa"/>
              <w:right w:w="120" w:type="dxa"/>
            </w:tcMar>
            <w:hideMark/>
          </w:tcPr>
          <w:p w14:paraId="64A7D6D1" w14:textId="77777777" w:rsidR="00606FCD" w:rsidRDefault="00606FCD">
            <w:pPr>
              <w:spacing w:after="300"/>
            </w:pPr>
            <w:r>
              <w:t>51 (45.9%)</w:t>
            </w:r>
          </w:p>
        </w:tc>
      </w:tr>
      <w:tr w:rsidR="00606FCD" w14:paraId="1730B303"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28283EA8" w14:textId="77777777" w:rsidR="00606FCD" w:rsidRDefault="00606FCD">
            <w:pPr>
              <w:spacing w:after="300"/>
            </w:pPr>
            <w:r>
              <w:t xml:space="preserve">I receive services through the Disability Support Services Center </w:t>
            </w:r>
            <w:commentRangeStart w:id="83"/>
            <w:commentRangeStart w:id="84"/>
            <w:r>
              <w:t>(n = 118).</w:t>
            </w:r>
            <w:commentRangeEnd w:id="83"/>
            <w:r w:rsidR="00A351EF">
              <w:rPr>
                <w:rStyle w:val="CommentReference"/>
              </w:rPr>
              <w:commentReference w:id="83"/>
            </w:r>
            <w:commentRangeEnd w:id="84"/>
            <w:r w:rsidR="005E20C6">
              <w:rPr>
                <w:rStyle w:val="CommentReference"/>
              </w:rPr>
              <w:commentReference w:id="84"/>
            </w:r>
          </w:p>
        </w:tc>
        <w:tc>
          <w:tcPr>
            <w:tcW w:w="1985" w:type="dxa"/>
            <w:tcBorders>
              <w:top w:val="single" w:sz="6" w:space="0" w:color="DDDDDD"/>
            </w:tcBorders>
            <w:shd w:val="clear" w:color="auto" w:fill="auto"/>
            <w:tcMar>
              <w:top w:w="120" w:type="dxa"/>
              <w:left w:w="120" w:type="dxa"/>
              <w:bottom w:w="120" w:type="dxa"/>
              <w:right w:w="120" w:type="dxa"/>
            </w:tcMar>
            <w:hideMark/>
          </w:tcPr>
          <w:p w14:paraId="2AF86B14" w14:textId="77777777" w:rsidR="00606FCD" w:rsidRDefault="00606FCD">
            <w:pPr>
              <w:spacing w:after="300"/>
            </w:pPr>
            <w:r>
              <w:t>12 (10.2%)</w:t>
            </w:r>
          </w:p>
        </w:tc>
      </w:tr>
    </w:tbl>
    <w:p w14:paraId="42503E46" w14:textId="77777777" w:rsidR="00606FCD" w:rsidRDefault="00606FCD" w:rsidP="00606FCD">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 participate in…</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606FCD" w14:paraId="7F5444A5" w14:textId="77777777" w:rsidTr="00606FC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B71E883" w14:textId="77777777" w:rsidR="00606FCD" w:rsidRDefault="00606FCD">
            <w:pPr>
              <w:rPr>
                <w:rFonts w:ascii="inherit" w:hAnsi="inherit" w:cs="Helvetica"/>
                <w:b/>
                <w:bCs/>
                <w:color w:val="333333"/>
                <w:sz w:val="36"/>
                <w:szCs w:val="36"/>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BF19E56" w14:textId="77777777" w:rsidR="00606FCD" w:rsidRDefault="00606FCD">
            <w:pPr>
              <w:spacing w:after="300"/>
              <w:rPr>
                <w:b/>
                <w:bCs/>
                <w:sz w:val="24"/>
                <w:szCs w:val="24"/>
              </w:rPr>
            </w:pPr>
            <w:r>
              <w:rPr>
                <w:b/>
                <w:bCs/>
              </w:rPr>
              <w:t>Yes (%)</w:t>
            </w:r>
          </w:p>
        </w:tc>
      </w:tr>
      <w:tr w:rsidR="00606FCD" w14:paraId="285EF79D"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5EDA7470" w14:textId="77777777" w:rsidR="00606FCD" w:rsidRDefault="00606FCD">
            <w:pPr>
              <w:spacing w:after="300"/>
            </w:pPr>
            <w:proofErr w:type="spellStart"/>
            <w:r>
              <w:t>CalWorks</w:t>
            </w:r>
            <w:proofErr w:type="spellEnd"/>
            <w:r>
              <w:t xml:space="preserve"> (</w:t>
            </w:r>
            <w:proofErr w:type="gramStart"/>
            <w:r>
              <w:t>i.e.</w:t>
            </w:r>
            <w:proofErr w:type="gramEnd"/>
            <w:r>
              <w:t> TANF or cash aid for needy families) or Aid to Families with Dependent Children (AFDC) (n = 110).</w:t>
            </w:r>
          </w:p>
        </w:tc>
        <w:tc>
          <w:tcPr>
            <w:tcW w:w="1985" w:type="dxa"/>
            <w:tcBorders>
              <w:top w:val="single" w:sz="6" w:space="0" w:color="DDDDDD"/>
            </w:tcBorders>
            <w:shd w:val="clear" w:color="auto" w:fill="F9F9F9"/>
            <w:tcMar>
              <w:top w:w="120" w:type="dxa"/>
              <w:left w:w="120" w:type="dxa"/>
              <w:bottom w:w="120" w:type="dxa"/>
              <w:right w:w="120" w:type="dxa"/>
            </w:tcMar>
            <w:hideMark/>
          </w:tcPr>
          <w:p w14:paraId="7DB1C852" w14:textId="77777777" w:rsidR="00606FCD" w:rsidRDefault="00606FCD">
            <w:pPr>
              <w:spacing w:after="300"/>
            </w:pPr>
            <w:r>
              <w:t>17 (15.5%)</w:t>
            </w:r>
          </w:p>
        </w:tc>
      </w:tr>
      <w:tr w:rsidR="00606FCD" w14:paraId="7D58B88C"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5E4E0565" w14:textId="77777777" w:rsidR="00606FCD" w:rsidRDefault="00606FCD">
            <w:pPr>
              <w:spacing w:after="300"/>
            </w:pPr>
            <w:r>
              <w:t>The Greek system</w:t>
            </w:r>
            <w:commentRangeStart w:id="85"/>
            <w:r>
              <w:t>.</w:t>
            </w:r>
            <w:commentRangeEnd w:id="85"/>
            <w:r w:rsidR="00A351EF">
              <w:rPr>
                <w:rStyle w:val="CommentReference"/>
              </w:rPr>
              <w:commentReference w:id="85"/>
            </w:r>
            <w:r>
              <w:t xml:space="preserve"> (</w:t>
            </w:r>
            <w:proofErr w:type="gramStart"/>
            <w:r>
              <w:t>i.e.</w:t>
            </w:r>
            <w:proofErr w:type="gramEnd"/>
            <w:r>
              <w:t> sorority, fraternity) (n = 116).</w:t>
            </w:r>
          </w:p>
        </w:tc>
        <w:tc>
          <w:tcPr>
            <w:tcW w:w="1985" w:type="dxa"/>
            <w:tcBorders>
              <w:top w:val="single" w:sz="6" w:space="0" w:color="DDDDDD"/>
            </w:tcBorders>
            <w:shd w:val="clear" w:color="auto" w:fill="auto"/>
            <w:tcMar>
              <w:top w:w="120" w:type="dxa"/>
              <w:left w:w="120" w:type="dxa"/>
              <w:bottom w:w="120" w:type="dxa"/>
              <w:right w:w="120" w:type="dxa"/>
            </w:tcMar>
            <w:hideMark/>
          </w:tcPr>
          <w:p w14:paraId="7231D8D8" w14:textId="77777777" w:rsidR="00606FCD" w:rsidRDefault="00606FCD">
            <w:pPr>
              <w:spacing w:after="300"/>
            </w:pPr>
            <w:r>
              <w:t>8 (6.9%)</w:t>
            </w:r>
          </w:p>
        </w:tc>
      </w:tr>
      <w:tr w:rsidR="00606FCD" w14:paraId="70D72535"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4FACCA38" w14:textId="77777777" w:rsidR="00606FCD" w:rsidRDefault="00606FCD">
            <w:pPr>
              <w:spacing w:after="300"/>
            </w:pPr>
            <w:r>
              <w:t>The CalFresh Employment or Training (CFET) Program (n = 112).</w:t>
            </w:r>
          </w:p>
        </w:tc>
        <w:tc>
          <w:tcPr>
            <w:tcW w:w="1985" w:type="dxa"/>
            <w:tcBorders>
              <w:top w:val="single" w:sz="6" w:space="0" w:color="DDDDDD"/>
            </w:tcBorders>
            <w:shd w:val="clear" w:color="auto" w:fill="F9F9F9"/>
            <w:tcMar>
              <w:top w:w="120" w:type="dxa"/>
              <w:left w:w="120" w:type="dxa"/>
              <w:bottom w:w="120" w:type="dxa"/>
              <w:right w:w="120" w:type="dxa"/>
            </w:tcMar>
            <w:hideMark/>
          </w:tcPr>
          <w:p w14:paraId="32D6ADD2" w14:textId="77777777" w:rsidR="00606FCD" w:rsidRDefault="00606FCD">
            <w:pPr>
              <w:spacing w:after="300"/>
            </w:pPr>
            <w:r>
              <w:t>7 (6.2%)</w:t>
            </w:r>
          </w:p>
        </w:tc>
      </w:tr>
      <w:tr w:rsidR="00606FCD" w14:paraId="37BBFB19"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08BB4CE1" w14:textId="77777777" w:rsidR="00606FCD" w:rsidRDefault="00606FCD">
            <w:pPr>
              <w:spacing w:after="300"/>
            </w:pPr>
            <w:r>
              <w:t>The Job Opportunities and Basic Skills (JOBS) program (n = 109).</w:t>
            </w:r>
          </w:p>
        </w:tc>
        <w:tc>
          <w:tcPr>
            <w:tcW w:w="1985" w:type="dxa"/>
            <w:tcBorders>
              <w:top w:val="single" w:sz="6" w:space="0" w:color="DDDDDD"/>
            </w:tcBorders>
            <w:shd w:val="clear" w:color="auto" w:fill="auto"/>
            <w:tcMar>
              <w:top w:w="120" w:type="dxa"/>
              <w:left w:w="120" w:type="dxa"/>
              <w:bottom w:w="120" w:type="dxa"/>
              <w:right w:w="120" w:type="dxa"/>
            </w:tcMar>
            <w:hideMark/>
          </w:tcPr>
          <w:p w14:paraId="14811980" w14:textId="77777777" w:rsidR="00606FCD" w:rsidRDefault="00606FCD">
            <w:pPr>
              <w:spacing w:after="300"/>
            </w:pPr>
            <w:r>
              <w:t>3 (2.8%)</w:t>
            </w:r>
          </w:p>
        </w:tc>
      </w:tr>
    </w:tbl>
    <w:p w14:paraId="419CBF61" w14:textId="77777777" w:rsidR="00606FCD" w:rsidRDefault="00606FCD" w:rsidP="00606FCD">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 am…</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606FCD" w14:paraId="79F5CC17" w14:textId="77777777" w:rsidTr="00606FC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566C926" w14:textId="77777777" w:rsidR="00606FCD" w:rsidRDefault="00606FCD">
            <w:pPr>
              <w:rPr>
                <w:rFonts w:ascii="inherit" w:hAnsi="inherit" w:cs="Helvetica"/>
                <w:b/>
                <w:bCs/>
                <w:color w:val="333333"/>
                <w:sz w:val="36"/>
                <w:szCs w:val="36"/>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3F99A3" w14:textId="77777777" w:rsidR="00606FCD" w:rsidRDefault="00606FCD">
            <w:pPr>
              <w:spacing w:after="300"/>
              <w:rPr>
                <w:b/>
                <w:bCs/>
                <w:sz w:val="24"/>
                <w:szCs w:val="24"/>
              </w:rPr>
            </w:pPr>
            <w:r>
              <w:rPr>
                <w:b/>
                <w:bCs/>
              </w:rPr>
              <w:t>Yes (%)</w:t>
            </w:r>
          </w:p>
        </w:tc>
      </w:tr>
      <w:tr w:rsidR="00606FCD" w14:paraId="14F39C8F"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65A3924D" w14:textId="77777777" w:rsidR="00606FCD" w:rsidRDefault="00606FCD">
            <w:pPr>
              <w:spacing w:after="300"/>
            </w:pPr>
            <w:r>
              <w:t>Currently a Pell Grant recipient (n = 100).</w:t>
            </w:r>
          </w:p>
        </w:tc>
        <w:tc>
          <w:tcPr>
            <w:tcW w:w="1985" w:type="dxa"/>
            <w:tcBorders>
              <w:top w:val="single" w:sz="6" w:space="0" w:color="DDDDDD"/>
            </w:tcBorders>
            <w:shd w:val="clear" w:color="auto" w:fill="F9F9F9"/>
            <w:tcMar>
              <w:top w:w="120" w:type="dxa"/>
              <w:left w:w="120" w:type="dxa"/>
              <w:bottom w:w="120" w:type="dxa"/>
              <w:right w:w="120" w:type="dxa"/>
            </w:tcMar>
            <w:hideMark/>
          </w:tcPr>
          <w:p w14:paraId="4F308F3B" w14:textId="77777777" w:rsidR="00606FCD" w:rsidRDefault="00606FCD">
            <w:pPr>
              <w:spacing w:after="300"/>
            </w:pPr>
            <w:r>
              <w:t>82 (82.0%)</w:t>
            </w:r>
          </w:p>
        </w:tc>
      </w:tr>
      <w:tr w:rsidR="00606FCD" w14:paraId="7143DC14"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60C9D06C" w14:textId="77777777" w:rsidR="00606FCD" w:rsidRDefault="00606FCD">
            <w:pPr>
              <w:spacing w:after="300"/>
            </w:pPr>
            <w:r>
              <w:t>Approved, awarded, or accepted for work study (with or without a work study job) (n = 103).</w:t>
            </w:r>
          </w:p>
        </w:tc>
        <w:tc>
          <w:tcPr>
            <w:tcW w:w="1985" w:type="dxa"/>
            <w:tcBorders>
              <w:top w:val="single" w:sz="6" w:space="0" w:color="DDDDDD"/>
            </w:tcBorders>
            <w:shd w:val="clear" w:color="auto" w:fill="auto"/>
            <w:tcMar>
              <w:top w:w="120" w:type="dxa"/>
              <w:left w:w="120" w:type="dxa"/>
              <w:bottom w:w="120" w:type="dxa"/>
              <w:right w:w="120" w:type="dxa"/>
            </w:tcMar>
            <w:hideMark/>
          </w:tcPr>
          <w:p w14:paraId="394D9B19" w14:textId="77777777" w:rsidR="00606FCD" w:rsidRDefault="00606FCD">
            <w:pPr>
              <w:spacing w:after="300"/>
            </w:pPr>
            <w:r>
              <w:t>56 (54.4%)</w:t>
            </w:r>
          </w:p>
        </w:tc>
      </w:tr>
      <w:tr w:rsidR="00606FCD" w14:paraId="481BA32C"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535EEED7" w14:textId="77777777" w:rsidR="00606FCD" w:rsidRDefault="00606FCD">
            <w:pPr>
              <w:spacing w:after="300"/>
            </w:pPr>
            <w:r>
              <w:t>Enrolled in a program that increases employability for current and former foster youth (PATH Scholars, Educational Opportunity Resilient Scholars Program (RSP), Renaissance Scholars Program) (n = 112).</w:t>
            </w:r>
          </w:p>
        </w:tc>
        <w:tc>
          <w:tcPr>
            <w:tcW w:w="1985" w:type="dxa"/>
            <w:tcBorders>
              <w:top w:val="single" w:sz="6" w:space="0" w:color="DDDDDD"/>
            </w:tcBorders>
            <w:shd w:val="clear" w:color="auto" w:fill="F9F9F9"/>
            <w:tcMar>
              <w:top w:w="120" w:type="dxa"/>
              <w:left w:w="120" w:type="dxa"/>
              <w:bottom w:w="120" w:type="dxa"/>
              <w:right w:w="120" w:type="dxa"/>
            </w:tcMar>
            <w:hideMark/>
          </w:tcPr>
          <w:p w14:paraId="7BFD8671" w14:textId="77777777" w:rsidR="00606FCD" w:rsidRDefault="00606FCD">
            <w:pPr>
              <w:spacing w:after="300"/>
            </w:pPr>
            <w:r>
              <w:t>13 (11.6%)</w:t>
            </w:r>
          </w:p>
        </w:tc>
      </w:tr>
      <w:tr w:rsidR="00606FCD" w14:paraId="5B3EA9AB"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674FAE37" w14:textId="77777777" w:rsidR="00606FCD" w:rsidRDefault="00606FCD">
            <w:pPr>
              <w:spacing w:after="300"/>
            </w:pPr>
            <w:r>
              <w:t>A single parent of a dependent household member under the age of 12 (n = 118).</w:t>
            </w:r>
          </w:p>
        </w:tc>
        <w:tc>
          <w:tcPr>
            <w:tcW w:w="1985" w:type="dxa"/>
            <w:tcBorders>
              <w:top w:val="single" w:sz="6" w:space="0" w:color="DDDDDD"/>
            </w:tcBorders>
            <w:shd w:val="clear" w:color="auto" w:fill="auto"/>
            <w:tcMar>
              <w:top w:w="120" w:type="dxa"/>
              <w:left w:w="120" w:type="dxa"/>
              <w:bottom w:w="120" w:type="dxa"/>
              <w:right w:w="120" w:type="dxa"/>
            </w:tcMar>
            <w:hideMark/>
          </w:tcPr>
          <w:p w14:paraId="76DB6F02" w14:textId="77777777" w:rsidR="00606FCD" w:rsidRDefault="00606FCD">
            <w:pPr>
              <w:spacing w:after="300"/>
            </w:pPr>
            <w:r>
              <w:t>13 (11.0%)</w:t>
            </w:r>
          </w:p>
        </w:tc>
      </w:tr>
      <w:tr w:rsidR="00606FCD" w14:paraId="1F896F80"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0DFFEE66" w14:textId="77777777" w:rsidR="00606FCD" w:rsidRDefault="00606FCD">
            <w:pPr>
              <w:spacing w:after="300"/>
            </w:pPr>
            <w:r>
              <w:t>The parent/guardian of a dependent household member between the age of 6 and 12 with no adequate childcare (n = 117).</w:t>
            </w:r>
          </w:p>
        </w:tc>
        <w:tc>
          <w:tcPr>
            <w:tcW w:w="1985" w:type="dxa"/>
            <w:tcBorders>
              <w:top w:val="single" w:sz="6" w:space="0" w:color="DDDDDD"/>
            </w:tcBorders>
            <w:shd w:val="clear" w:color="auto" w:fill="F9F9F9"/>
            <w:tcMar>
              <w:top w:w="120" w:type="dxa"/>
              <w:left w:w="120" w:type="dxa"/>
              <w:bottom w:w="120" w:type="dxa"/>
              <w:right w:w="120" w:type="dxa"/>
            </w:tcMar>
            <w:hideMark/>
          </w:tcPr>
          <w:p w14:paraId="2E697A66" w14:textId="77777777" w:rsidR="00606FCD" w:rsidRDefault="00606FCD">
            <w:pPr>
              <w:spacing w:after="300"/>
            </w:pPr>
            <w:r>
              <w:t>10 (8.5%)</w:t>
            </w:r>
          </w:p>
        </w:tc>
      </w:tr>
      <w:tr w:rsidR="00606FCD" w14:paraId="7E77DD8C"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7687502C" w14:textId="77777777" w:rsidR="00606FCD" w:rsidRDefault="00606FCD">
            <w:pPr>
              <w:spacing w:after="300"/>
            </w:pPr>
            <w:r>
              <w:t>Enrolled in the Mathematics, Engineering, Science achievement (MESA) program (n = 114).</w:t>
            </w:r>
          </w:p>
        </w:tc>
        <w:tc>
          <w:tcPr>
            <w:tcW w:w="1985" w:type="dxa"/>
            <w:tcBorders>
              <w:top w:val="single" w:sz="6" w:space="0" w:color="DDDDDD"/>
            </w:tcBorders>
            <w:shd w:val="clear" w:color="auto" w:fill="auto"/>
            <w:tcMar>
              <w:top w:w="120" w:type="dxa"/>
              <w:left w:w="120" w:type="dxa"/>
              <w:bottom w:w="120" w:type="dxa"/>
              <w:right w:w="120" w:type="dxa"/>
            </w:tcMar>
            <w:hideMark/>
          </w:tcPr>
          <w:p w14:paraId="401B9D8C" w14:textId="77777777" w:rsidR="00606FCD" w:rsidRDefault="00606FCD">
            <w:pPr>
              <w:spacing w:after="300"/>
            </w:pPr>
            <w:r>
              <w:t>5 (4.4%)</w:t>
            </w:r>
          </w:p>
        </w:tc>
      </w:tr>
      <w:tr w:rsidR="00606FCD" w14:paraId="0BA8C7B2"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577B2DF5" w14:textId="77777777" w:rsidR="00606FCD" w:rsidRDefault="00606FCD">
            <w:pPr>
              <w:spacing w:after="300"/>
            </w:pPr>
            <w:r>
              <w:t>Enrolled in Workforce Innovation and Opportunity Act (WIOA) (n = 114).</w:t>
            </w:r>
          </w:p>
        </w:tc>
        <w:tc>
          <w:tcPr>
            <w:tcW w:w="1985" w:type="dxa"/>
            <w:tcBorders>
              <w:top w:val="single" w:sz="6" w:space="0" w:color="DDDDDD"/>
            </w:tcBorders>
            <w:shd w:val="clear" w:color="auto" w:fill="F9F9F9"/>
            <w:tcMar>
              <w:top w:w="120" w:type="dxa"/>
              <w:left w:w="120" w:type="dxa"/>
              <w:bottom w:w="120" w:type="dxa"/>
              <w:right w:w="120" w:type="dxa"/>
            </w:tcMar>
            <w:hideMark/>
          </w:tcPr>
          <w:p w14:paraId="2B9EF1A3" w14:textId="77777777" w:rsidR="00606FCD" w:rsidRDefault="00606FCD">
            <w:pPr>
              <w:spacing w:after="300"/>
            </w:pPr>
            <w:r>
              <w:t>0 (0.0%)</w:t>
            </w:r>
          </w:p>
        </w:tc>
      </w:tr>
      <w:tr w:rsidR="00606FCD" w14:paraId="457E9E6B" w14:textId="77777777" w:rsidTr="00606FCD">
        <w:tc>
          <w:tcPr>
            <w:tcW w:w="0" w:type="auto"/>
            <w:tcBorders>
              <w:top w:val="single" w:sz="6" w:space="0" w:color="DDDDDD"/>
            </w:tcBorders>
            <w:shd w:val="clear" w:color="auto" w:fill="auto"/>
            <w:tcMar>
              <w:top w:w="120" w:type="dxa"/>
              <w:left w:w="120" w:type="dxa"/>
              <w:bottom w:w="120" w:type="dxa"/>
              <w:right w:w="120" w:type="dxa"/>
            </w:tcMar>
            <w:hideMark/>
          </w:tcPr>
          <w:p w14:paraId="6501A418" w14:textId="77777777" w:rsidR="00606FCD" w:rsidRDefault="00606FCD">
            <w:pPr>
              <w:spacing w:after="300"/>
            </w:pPr>
            <w:r>
              <w:t>Enrolled in a Teaching Credential Program (n = 0).</w:t>
            </w:r>
          </w:p>
        </w:tc>
        <w:tc>
          <w:tcPr>
            <w:tcW w:w="1985" w:type="dxa"/>
            <w:tcBorders>
              <w:top w:val="single" w:sz="6" w:space="0" w:color="DDDDDD"/>
            </w:tcBorders>
            <w:shd w:val="clear" w:color="auto" w:fill="auto"/>
            <w:tcMar>
              <w:top w:w="120" w:type="dxa"/>
              <w:left w:w="120" w:type="dxa"/>
              <w:bottom w:w="120" w:type="dxa"/>
              <w:right w:w="120" w:type="dxa"/>
            </w:tcMar>
            <w:hideMark/>
          </w:tcPr>
          <w:p w14:paraId="0B0121E9" w14:textId="77777777" w:rsidR="00606FCD" w:rsidRDefault="00606FCD">
            <w:pPr>
              <w:spacing w:after="300"/>
            </w:pPr>
            <w:r>
              <w:t>0 (NA)</w:t>
            </w:r>
          </w:p>
        </w:tc>
      </w:tr>
      <w:tr w:rsidR="00606FCD" w14:paraId="7A814420" w14:textId="77777777" w:rsidTr="00606FCD">
        <w:tc>
          <w:tcPr>
            <w:tcW w:w="0" w:type="auto"/>
            <w:tcBorders>
              <w:top w:val="single" w:sz="6" w:space="0" w:color="DDDDDD"/>
            </w:tcBorders>
            <w:shd w:val="clear" w:color="auto" w:fill="F9F9F9"/>
            <w:tcMar>
              <w:top w:w="120" w:type="dxa"/>
              <w:left w:w="120" w:type="dxa"/>
              <w:bottom w:w="120" w:type="dxa"/>
              <w:right w:w="120" w:type="dxa"/>
            </w:tcMar>
            <w:hideMark/>
          </w:tcPr>
          <w:p w14:paraId="2590403F" w14:textId="77777777" w:rsidR="00606FCD" w:rsidRDefault="00606FCD">
            <w:pPr>
              <w:spacing w:after="300"/>
            </w:pPr>
            <w:r>
              <w:t>Enrolled in the School of Social Work Practicum Program (Field work program) (n = 0).</w:t>
            </w:r>
          </w:p>
        </w:tc>
        <w:tc>
          <w:tcPr>
            <w:tcW w:w="1985" w:type="dxa"/>
            <w:tcBorders>
              <w:top w:val="single" w:sz="6" w:space="0" w:color="DDDDDD"/>
            </w:tcBorders>
            <w:shd w:val="clear" w:color="auto" w:fill="F9F9F9"/>
            <w:tcMar>
              <w:top w:w="120" w:type="dxa"/>
              <w:left w:w="120" w:type="dxa"/>
              <w:bottom w:w="120" w:type="dxa"/>
              <w:right w:w="120" w:type="dxa"/>
            </w:tcMar>
            <w:hideMark/>
          </w:tcPr>
          <w:p w14:paraId="29FD6E68" w14:textId="77777777" w:rsidR="00606FCD" w:rsidRDefault="00606FCD">
            <w:pPr>
              <w:spacing w:after="300"/>
            </w:pPr>
            <w:r>
              <w:t>0 (NA)</w:t>
            </w:r>
          </w:p>
        </w:tc>
      </w:tr>
    </w:tbl>
    <w:p w14:paraId="4C1F703E" w14:textId="77777777" w:rsidR="00606FCD" w:rsidRDefault="00534F96" w:rsidP="00606FCD">
      <w:pPr>
        <w:shd w:val="clear" w:color="auto" w:fill="FFFFFF"/>
        <w:spacing w:before="300" w:after="300"/>
        <w:rPr>
          <w:rFonts w:ascii="Helvetica" w:hAnsi="Helvetica" w:cs="Helvetica"/>
          <w:color w:val="333333"/>
          <w:sz w:val="21"/>
          <w:szCs w:val="21"/>
        </w:rPr>
      </w:pPr>
      <w:r>
        <w:rPr>
          <w:rFonts w:ascii="Helvetica" w:hAnsi="Helvetica" w:cs="Helvetica"/>
          <w:color w:val="333333"/>
          <w:sz w:val="21"/>
          <w:szCs w:val="21"/>
        </w:rPr>
        <w:pict w14:anchorId="7A673B3F">
          <v:rect id="_x0000_i1026" style="width:0;height:0" o:hralign="center" o:hrstd="t" o:hr="t" fillcolor="#a0a0a0" stroked="f"/>
        </w:pict>
      </w:r>
    </w:p>
    <w:p w14:paraId="6D21D4A9" w14:textId="77777777" w:rsidR="00606FCD" w:rsidRDefault="00534F96" w:rsidP="00606FCD">
      <w:pPr>
        <w:pStyle w:val="Heading2"/>
        <w:shd w:val="clear" w:color="auto" w:fill="FFFFFF"/>
        <w:spacing w:before="0" w:beforeAutospacing="0" w:after="150" w:afterAutospacing="0"/>
        <w:rPr>
          <w:rFonts w:ascii="inherit" w:hAnsi="inherit" w:cs="Helvetica"/>
          <w:b w:val="0"/>
          <w:bCs w:val="0"/>
          <w:color w:val="333333"/>
          <w:sz w:val="45"/>
          <w:szCs w:val="45"/>
        </w:rPr>
      </w:pPr>
      <w:hyperlink r:id="rId25" w:history="1">
        <w:r w:rsidR="00606FCD">
          <w:rPr>
            <w:rStyle w:val="Hyperlink"/>
            <w:rFonts w:ascii="inherit" w:hAnsi="inherit" w:cs="Helvetica"/>
            <w:b w:val="0"/>
            <w:bCs w:val="0"/>
            <w:color w:val="337AB7"/>
            <w:sz w:val="45"/>
            <w:szCs w:val="45"/>
          </w:rPr>
          <w:t>Personal Demographics</w:t>
        </w:r>
      </w:hyperlink>
    </w:p>
    <w:p w14:paraId="45E844F1" w14:textId="77777777" w:rsidR="00606FCD" w:rsidRDefault="00606FCD" w:rsidP="00606FCD">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Click here to go to the Personal Demographics page.</w:t>
      </w:r>
    </w:p>
    <w:p w14:paraId="45B3A31F" w14:textId="1C308D72" w:rsidR="00606FCD" w:rsidRDefault="00606FCD" w:rsidP="00606FCD">
      <w:pPr>
        <w:rPr>
          <w:ins w:id="86" w:author="Connor Franklin" w:date="2022-05-09T14:08:00Z"/>
          <w:sz w:val="24"/>
          <w:szCs w:val="24"/>
        </w:rPr>
      </w:pPr>
      <w:r>
        <w:rPr>
          <w:rFonts w:ascii="Helvetica" w:hAnsi="Helvetica" w:cs="Helvetica"/>
          <w:color w:val="333333"/>
          <w:sz w:val="21"/>
          <w:szCs w:val="21"/>
        </w:rPr>
        <w:br/>
      </w:r>
      <w:r>
        <w:rPr>
          <w:noProof/>
        </w:rPr>
        <w:drawing>
          <wp:inline distT="0" distB="0" distL="0" distR="0" wp14:anchorId="6558CABC" wp14:editId="171ED878">
            <wp:extent cx="5943600" cy="184785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0DAF0AF6" w14:textId="0F4429DB" w:rsidR="00095DB3" w:rsidRDefault="00095DB3" w:rsidP="00606FCD">
      <w:pPr>
        <w:rPr>
          <w:ins w:id="87" w:author="Connor Franklin" w:date="2022-05-09T14:08:00Z"/>
          <w:sz w:val="24"/>
          <w:szCs w:val="24"/>
        </w:rPr>
      </w:pPr>
    </w:p>
    <w:p w14:paraId="450669A9" w14:textId="22104D97" w:rsidR="00095DB3" w:rsidRDefault="00095DB3">
      <w:pPr>
        <w:rPr>
          <w:sz w:val="24"/>
          <w:szCs w:val="24"/>
        </w:rPr>
      </w:pPr>
      <w:r>
        <w:rPr>
          <w:sz w:val="24"/>
          <w:szCs w:val="24"/>
        </w:rPr>
        <w:br w:type="page"/>
      </w:r>
    </w:p>
    <w:p w14:paraId="4FD768D9" w14:textId="77777777" w:rsidR="00095DB3" w:rsidRDefault="00095DB3" w:rsidP="00095DB3">
      <w:pPr>
        <w:pStyle w:val="Heading1"/>
        <w:shd w:val="clear" w:color="auto" w:fill="FFFFFF"/>
        <w:spacing w:before="300" w:beforeAutospacing="0" w:after="150" w:afterAutospacing="0"/>
        <w:rPr>
          <w:rFonts w:ascii="inherit" w:hAnsi="inherit" w:cs="Helvetica"/>
          <w:b w:val="0"/>
          <w:bCs w:val="0"/>
          <w:color w:val="333333"/>
          <w:sz w:val="57"/>
          <w:szCs w:val="57"/>
        </w:rPr>
      </w:pPr>
      <w:r>
        <w:rPr>
          <w:rFonts w:ascii="inherit" w:hAnsi="inherit" w:cs="Helvetica"/>
          <w:b w:val="0"/>
          <w:bCs w:val="0"/>
          <w:color w:val="333333"/>
          <w:sz w:val="57"/>
          <w:szCs w:val="57"/>
        </w:rPr>
        <w:t>Workload</w:t>
      </w:r>
    </w:p>
    <w:p w14:paraId="15DE2C12" w14:textId="06163CED"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questions were asked in regard</w:t>
      </w:r>
      <w:del w:id="88" w:author="Connor Franklin" w:date="2022-05-09T14:09:00Z">
        <w:r w:rsidDel="00095DB3">
          <w:rPr>
            <w:rFonts w:ascii="Helvetica" w:hAnsi="Helvetica" w:cs="Helvetica"/>
            <w:color w:val="333333"/>
            <w:sz w:val="21"/>
            <w:szCs w:val="21"/>
          </w:rPr>
          <w:delText>s</w:delText>
        </w:r>
      </w:del>
      <w:r>
        <w:rPr>
          <w:rFonts w:ascii="Helvetica" w:hAnsi="Helvetica" w:cs="Helvetica"/>
          <w:color w:val="333333"/>
          <w:sz w:val="21"/>
          <w:szCs w:val="21"/>
        </w:rPr>
        <w:t xml:space="preserve"> to the weekly workload taken on by students. This includes work from </w:t>
      </w:r>
      <w:del w:id="89" w:author="Connor Franklin" w:date="2022-05-09T14:10:00Z">
        <w:r w:rsidDel="00095DB3">
          <w:rPr>
            <w:rFonts w:ascii="Helvetica" w:hAnsi="Helvetica" w:cs="Helvetica"/>
            <w:color w:val="333333"/>
            <w:sz w:val="21"/>
            <w:szCs w:val="21"/>
          </w:rPr>
          <w:delText xml:space="preserve">both </w:delText>
        </w:r>
      </w:del>
      <w:r>
        <w:rPr>
          <w:rFonts w:ascii="Helvetica" w:hAnsi="Helvetica" w:cs="Helvetica"/>
          <w:color w:val="333333"/>
          <w:sz w:val="21"/>
          <w:szCs w:val="21"/>
        </w:rPr>
        <w:t>paid</w:t>
      </w:r>
      <w:del w:id="90" w:author="Connor Franklin" w:date="2022-05-09T14:10:00Z">
        <w:r w:rsidDel="00095DB3">
          <w:rPr>
            <w:rFonts w:ascii="Helvetica" w:hAnsi="Helvetica" w:cs="Helvetica"/>
            <w:color w:val="333333"/>
            <w:sz w:val="21"/>
            <w:szCs w:val="21"/>
          </w:rPr>
          <w:delText>/</w:delText>
        </w:r>
      </w:del>
      <w:ins w:id="91" w:author="Connor Franklin" w:date="2022-05-09T14:10:00Z">
        <w:r>
          <w:rPr>
            <w:rFonts w:ascii="Helvetica" w:hAnsi="Helvetica" w:cs="Helvetica"/>
            <w:color w:val="333333"/>
            <w:sz w:val="21"/>
            <w:szCs w:val="21"/>
          </w:rPr>
          <w:t xml:space="preserve"> and </w:t>
        </w:r>
      </w:ins>
      <w:r>
        <w:rPr>
          <w:rFonts w:ascii="Helvetica" w:hAnsi="Helvetica" w:cs="Helvetica"/>
          <w:color w:val="333333"/>
          <w:sz w:val="21"/>
          <w:szCs w:val="21"/>
        </w:rPr>
        <w:t>unpaid jobs, as well as time spent caregiving for a family member. Students</w:t>
      </w:r>
      <w:ins w:id="92" w:author="Connor Franklin" w:date="2022-05-09T14:11:00Z">
        <w:r>
          <w:rPr>
            <w:rFonts w:ascii="Helvetica" w:hAnsi="Helvetica" w:cs="Helvetica"/>
            <w:color w:val="333333"/>
            <w:sz w:val="21"/>
            <w:szCs w:val="21"/>
          </w:rPr>
          <w:t>’</w:t>
        </w:r>
      </w:ins>
      <w:r>
        <w:rPr>
          <w:rFonts w:ascii="Helvetica" w:hAnsi="Helvetica" w:cs="Helvetica"/>
          <w:color w:val="333333"/>
          <w:sz w:val="21"/>
          <w:szCs w:val="21"/>
        </w:rPr>
        <w:t xml:space="preserve"> academic workload is also looked at in order to see the hours spent each week on school</w:t>
      </w:r>
      <w:del w:id="93" w:author="Connor Franklin" w:date="2022-05-09T14:10:00Z">
        <w:r w:rsidDel="00095DB3">
          <w:rPr>
            <w:rFonts w:ascii="Helvetica" w:hAnsi="Helvetica" w:cs="Helvetica"/>
            <w:color w:val="333333"/>
            <w:sz w:val="21"/>
            <w:szCs w:val="21"/>
          </w:rPr>
          <w:delText xml:space="preserve"> </w:delText>
        </w:r>
      </w:del>
      <w:r>
        <w:rPr>
          <w:rFonts w:ascii="Helvetica" w:hAnsi="Helvetica" w:cs="Helvetica"/>
          <w:color w:val="333333"/>
          <w:sz w:val="21"/>
          <w:szCs w:val="21"/>
        </w:rPr>
        <w:t>work, as well as looking at the combined hours across academic and non-academic responsibilities.</w:t>
      </w:r>
    </w:p>
    <w:p w14:paraId="074D5CD9"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3DEFAE0D"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Weekly Paid Work Hours</w:t>
      </w:r>
    </w:p>
    <w:p w14:paraId="2EF4EB8F" w14:textId="7F53965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Estimate the number of hours you work in a PAID job (for example, server at a restaurant, office assistant, etc.) or paid internship (for example, training, shadowing, or practicum) per week. (n=118, 96% of 123 reporting).</w:t>
      </w:r>
      <w:r>
        <w:rPr>
          <w:rFonts w:ascii="Helvetica" w:hAnsi="Helvetica" w:cs="Helvetica"/>
          <w:noProof/>
          <w:color w:val="333333"/>
          <w:sz w:val="21"/>
          <w:szCs w:val="21"/>
        </w:rPr>
        <w:drawing>
          <wp:inline distT="0" distB="0" distL="0" distR="0" wp14:anchorId="42B99455" wp14:editId="317C0EE1">
            <wp:extent cx="5486400" cy="365760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Helvetica" w:hAnsi="Helvetica" w:cs="Helvetica"/>
          <w:color w:val="333333"/>
          <w:sz w:val="21"/>
          <w:szCs w:val="21"/>
        </w:rPr>
        <w:t>Figure 3.1: Weekly Paid Hour Ranges</w:t>
      </w:r>
    </w:p>
    <w:p w14:paraId="04FDA7B1"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data indicates that the majority of survey participants work either part-time or not at all. Only a small number of participants are considered to be working full-time (40 or more hours per week). Below is a breakdown of the exact paid hours worked by survey participants.</w:t>
      </w:r>
    </w:p>
    <w:p w14:paraId="1216E382"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13229A2B" w14:textId="77777777" w:rsidR="00095DB3" w:rsidRDefault="00095DB3" w:rsidP="00095DB3">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Exact Hours Breakdown</w:t>
      </w:r>
    </w:p>
    <w:p w14:paraId="31810FFB" w14:textId="385D8C2B"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Although the majority of the participants claim to work 0 hours per week, below is a breakdown of the exact number of hours for those who claim to work a paid job (n=80, 65% of 123 reporting).</w:t>
      </w:r>
      <w:r>
        <w:rPr>
          <w:rFonts w:ascii="Helvetica" w:hAnsi="Helvetica" w:cs="Helvetica"/>
          <w:noProof/>
          <w:color w:val="333333"/>
          <w:sz w:val="21"/>
          <w:szCs w:val="21"/>
        </w:rPr>
        <w:drawing>
          <wp:inline distT="0" distB="0" distL="0" distR="0" wp14:anchorId="647C5F83" wp14:editId="49395ACF">
            <wp:extent cx="5943600" cy="2797175"/>
            <wp:effectExtent l="0" t="0" r="0" b="317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Pr>
          <w:rFonts w:ascii="Helvetica" w:hAnsi="Helvetica" w:cs="Helvetica"/>
          <w:color w:val="333333"/>
          <w:sz w:val="21"/>
          <w:szCs w:val="21"/>
        </w:rPr>
        <w:t>Figure 3.2: Weekly Paid Hours Distribution</w:t>
      </w:r>
    </w:p>
    <w:p w14:paraId="3F4ED80A"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 xml:space="preserve">Note that “41+” was rounded </w:t>
      </w:r>
      <w:commentRangeStart w:id="94"/>
      <w:r w:rsidRPr="001B5130">
        <w:rPr>
          <w:rStyle w:val="Emphasis"/>
          <w:rFonts w:ascii="Helvetica" w:hAnsi="Helvetica" w:cs="Helvetica"/>
          <w:strike/>
          <w:color w:val="333333"/>
          <w:sz w:val="21"/>
          <w:szCs w:val="21"/>
          <w:rPrChange w:id="95" w:author="Kaytlin Conley" w:date="2022-06-22T09:40:00Z">
            <w:rPr>
              <w:rStyle w:val="Emphasis"/>
              <w:rFonts w:ascii="Helvetica" w:hAnsi="Helvetica" w:cs="Helvetica"/>
              <w:color w:val="333333"/>
              <w:sz w:val="21"/>
              <w:szCs w:val="21"/>
            </w:rPr>
          </w:rPrChange>
        </w:rPr>
        <w:t xml:space="preserve">for </w:t>
      </w:r>
      <w:commentRangeEnd w:id="94"/>
      <w:r w:rsidR="001B5130">
        <w:rPr>
          <w:rStyle w:val="CommentReference"/>
          <w:rFonts w:asciiTheme="minorHAnsi" w:eastAsiaTheme="minorHAnsi" w:hAnsiTheme="minorHAnsi" w:cstheme="minorBidi"/>
        </w:rPr>
        <w:commentReference w:id="94"/>
      </w:r>
      <w:r>
        <w:rPr>
          <w:rStyle w:val="Emphasis"/>
          <w:rFonts w:ascii="Helvetica" w:hAnsi="Helvetica" w:cs="Helvetica"/>
          <w:color w:val="333333"/>
          <w:sz w:val="21"/>
          <w:szCs w:val="21"/>
        </w:rPr>
        <w:t>41 in the following analysis for the paid hours worked per week</w:t>
      </w:r>
      <w:r>
        <w:rPr>
          <w:rFonts w:ascii="Helvetica" w:hAnsi="Helvetica" w:cs="Helvetica"/>
          <w:color w:val="333333"/>
          <w:sz w:val="21"/>
          <w:szCs w:val="21"/>
        </w:rPr>
        <w:t>.</w:t>
      </w:r>
    </w:p>
    <w:p w14:paraId="4EC2D8E4" w14:textId="7E0A7C51"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paid hours worked per week (denoted by the dotted line) is 23.58, while the median is 20 hours. </w:t>
      </w:r>
      <w:del w:id="96" w:author="Connor Franklin" w:date="2022-05-09T14:16:00Z">
        <w:r w:rsidDel="000631C8">
          <w:rPr>
            <w:rFonts w:ascii="Helvetica" w:hAnsi="Helvetica" w:cs="Helvetica"/>
            <w:color w:val="333333"/>
            <w:sz w:val="21"/>
            <w:szCs w:val="21"/>
          </w:rPr>
          <w:delText xml:space="preserve">It seems that </w:delText>
        </w:r>
      </w:del>
      <w:ins w:id="97" w:author="Connor Franklin" w:date="2022-05-09T14:16:00Z">
        <w:r w:rsidR="000631C8">
          <w:rPr>
            <w:rFonts w:ascii="Helvetica" w:hAnsi="Helvetica" w:cs="Helvetica"/>
            <w:color w:val="333333"/>
            <w:sz w:val="21"/>
            <w:szCs w:val="21"/>
          </w:rPr>
          <w:t>T</w:t>
        </w:r>
      </w:ins>
      <w:del w:id="98" w:author="Connor Franklin" w:date="2022-05-09T14:16:00Z">
        <w:r w:rsidDel="000631C8">
          <w:rPr>
            <w:rFonts w:ascii="Helvetica" w:hAnsi="Helvetica" w:cs="Helvetica"/>
            <w:color w:val="333333"/>
            <w:sz w:val="21"/>
            <w:szCs w:val="21"/>
          </w:rPr>
          <w:delText>t</w:delText>
        </w:r>
      </w:del>
      <w:r>
        <w:rPr>
          <w:rFonts w:ascii="Helvetica" w:hAnsi="Helvetica" w:cs="Helvetica"/>
          <w:color w:val="333333"/>
          <w:sz w:val="21"/>
          <w:szCs w:val="21"/>
        </w:rPr>
        <w:t xml:space="preserve">he majority of students are considered part-time workers (less than 40 hours per week), with 20 hours </w:t>
      </w:r>
      <w:ins w:id="99" w:author="Connor Franklin" w:date="2022-05-09T14:17:00Z">
        <w:r w:rsidR="000631C8">
          <w:rPr>
            <w:rFonts w:ascii="Helvetica" w:hAnsi="Helvetica" w:cs="Helvetica"/>
            <w:color w:val="333333"/>
            <w:sz w:val="21"/>
            <w:szCs w:val="21"/>
          </w:rPr>
          <w:t xml:space="preserve">per week </w:t>
        </w:r>
      </w:ins>
      <w:r>
        <w:rPr>
          <w:rFonts w:ascii="Helvetica" w:hAnsi="Helvetica" w:cs="Helvetica"/>
          <w:color w:val="333333"/>
          <w:sz w:val="21"/>
          <w:szCs w:val="21"/>
        </w:rPr>
        <w:t>being</w:t>
      </w:r>
      <w:ins w:id="100" w:author="Connor Franklin" w:date="2022-05-09T14:17:00Z">
        <w:r w:rsidR="000631C8">
          <w:rPr>
            <w:rFonts w:ascii="Helvetica" w:hAnsi="Helvetica" w:cs="Helvetica"/>
            <w:color w:val="333333"/>
            <w:sz w:val="21"/>
            <w:szCs w:val="21"/>
          </w:rPr>
          <w:t xml:space="preserve"> the</w:t>
        </w:r>
      </w:ins>
      <w:r>
        <w:rPr>
          <w:rFonts w:ascii="Helvetica" w:hAnsi="Helvetica" w:cs="Helvetica"/>
          <w:color w:val="333333"/>
          <w:sz w:val="21"/>
          <w:szCs w:val="21"/>
        </w:rPr>
        <w:t xml:space="preserve"> most common</w:t>
      </w:r>
      <w:ins w:id="101" w:author="Connor Franklin" w:date="2022-05-09T14:17:00Z">
        <w:r w:rsidR="000631C8">
          <w:rPr>
            <w:rFonts w:ascii="Helvetica" w:hAnsi="Helvetica" w:cs="Helvetica"/>
            <w:color w:val="333333"/>
            <w:sz w:val="21"/>
            <w:szCs w:val="21"/>
          </w:rPr>
          <w:t xml:space="preserve"> response</w:t>
        </w:r>
      </w:ins>
      <w:r>
        <w:rPr>
          <w:rFonts w:ascii="Helvetica" w:hAnsi="Helvetica" w:cs="Helvetica"/>
          <w:color w:val="333333"/>
          <w:sz w:val="21"/>
          <w:szCs w:val="21"/>
        </w:rPr>
        <w:t xml:space="preserve"> (</w:t>
      </w:r>
      <w:commentRangeStart w:id="102"/>
      <w:r>
        <w:rPr>
          <w:rFonts w:ascii="Helvetica" w:hAnsi="Helvetica" w:cs="Helvetica"/>
          <w:color w:val="333333"/>
          <w:sz w:val="21"/>
          <w:szCs w:val="21"/>
        </w:rPr>
        <w:t>NA people</w:t>
      </w:r>
      <w:commentRangeEnd w:id="102"/>
      <w:r w:rsidR="000631C8">
        <w:rPr>
          <w:rStyle w:val="CommentReference"/>
          <w:rFonts w:asciiTheme="minorHAnsi" w:eastAsiaTheme="minorHAnsi" w:hAnsiTheme="minorHAnsi" w:cstheme="minorBidi"/>
        </w:rPr>
        <w:commentReference w:id="102"/>
      </w:r>
      <w:r>
        <w:rPr>
          <w:rFonts w:ascii="Helvetica" w:hAnsi="Helvetica" w:cs="Helvetica"/>
          <w:color w:val="333333"/>
          <w:sz w:val="21"/>
          <w:szCs w:val="21"/>
        </w:rPr>
        <w:t>) and 15 hours</w:t>
      </w:r>
      <w:ins w:id="103" w:author="Connor Franklin" w:date="2022-05-09T14:17:00Z">
        <w:r w:rsidR="00CF4312">
          <w:rPr>
            <w:rFonts w:ascii="Helvetica" w:hAnsi="Helvetica" w:cs="Helvetica"/>
            <w:color w:val="333333"/>
            <w:sz w:val="21"/>
            <w:szCs w:val="21"/>
          </w:rPr>
          <w:t xml:space="preserve"> per week being the next most frequent.</w:t>
        </w:r>
      </w:ins>
      <w:del w:id="104" w:author="Connor Franklin" w:date="2022-05-09T14:17:00Z">
        <w:r w:rsidDel="00CF4312">
          <w:rPr>
            <w:rFonts w:ascii="Helvetica" w:hAnsi="Helvetica" w:cs="Helvetica"/>
            <w:color w:val="333333"/>
            <w:sz w:val="21"/>
            <w:szCs w:val="21"/>
          </w:rPr>
          <w:delText xml:space="preserve"> following that.</w:delText>
        </w:r>
      </w:del>
    </w:p>
    <w:p w14:paraId="240773D4"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4CF34D0E" w14:textId="77777777" w:rsidR="00095DB3" w:rsidRDefault="00095DB3" w:rsidP="00095DB3">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Impact of COVID</w:t>
      </w:r>
    </w:p>
    <w:p w14:paraId="2CDFDF0A" w14:textId="6D60B29E"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Have the hours you work in a PAID job or internship changed due to COVID-19? (n=110, 89% of 123 reporting).</w:t>
      </w:r>
      <w:r>
        <w:rPr>
          <w:rFonts w:ascii="Helvetica" w:hAnsi="Helvetica" w:cs="Helvetica"/>
          <w:noProof/>
          <w:color w:val="333333"/>
          <w:sz w:val="21"/>
          <w:szCs w:val="21"/>
        </w:rPr>
        <w:drawing>
          <wp:inline distT="0" distB="0" distL="0" distR="0" wp14:anchorId="12690E3E" wp14:editId="4BA0A82D">
            <wp:extent cx="5943600" cy="297180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Helvetica" w:hAnsi="Helvetica" w:cs="Helvetica"/>
          <w:color w:val="333333"/>
          <w:sz w:val="21"/>
          <w:szCs w:val="21"/>
        </w:rPr>
        <w:t>Figure 3.3: COVID Impact on Paid Hours</w:t>
      </w:r>
    </w:p>
    <w:p w14:paraId="237C4B04" w14:textId="1D86032F"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del w:id="105" w:author="Connor Franklin" w:date="2022-05-09T14:18:00Z">
        <w:r w:rsidDel="00CF4312">
          <w:rPr>
            <w:rFonts w:ascii="Helvetica" w:hAnsi="Helvetica" w:cs="Helvetica"/>
            <w:color w:val="333333"/>
            <w:sz w:val="21"/>
            <w:szCs w:val="21"/>
          </w:rPr>
          <w:delText xml:space="preserve">With the impact of COVID, </w:delText>
        </w:r>
      </w:del>
      <w:ins w:id="106" w:author="Connor Franklin" w:date="2022-05-09T14:18:00Z">
        <w:r w:rsidR="00CF4312">
          <w:rPr>
            <w:rFonts w:ascii="Helvetica" w:hAnsi="Helvetica" w:cs="Helvetica"/>
            <w:color w:val="333333"/>
            <w:sz w:val="21"/>
            <w:szCs w:val="21"/>
          </w:rPr>
          <w:t>T</w:t>
        </w:r>
      </w:ins>
      <w:del w:id="107" w:author="Connor Franklin" w:date="2022-05-09T14:18:00Z">
        <w:r w:rsidDel="00CF4312">
          <w:rPr>
            <w:rFonts w:ascii="Helvetica" w:hAnsi="Helvetica" w:cs="Helvetica"/>
            <w:color w:val="333333"/>
            <w:sz w:val="21"/>
            <w:szCs w:val="21"/>
          </w:rPr>
          <w:delText>t</w:delText>
        </w:r>
      </w:del>
      <w:proofErr w:type="gramStart"/>
      <w:r>
        <w:rPr>
          <w:rFonts w:ascii="Helvetica" w:hAnsi="Helvetica" w:cs="Helvetica"/>
          <w:color w:val="333333"/>
          <w:sz w:val="21"/>
          <w:szCs w:val="21"/>
        </w:rPr>
        <w:t>he</w:t>
      </w:r>
      <w:proofErr w:type="gramEnd"/>
      <w:r>
        <w:rPr>
          <w:rFonts w:ascii="Helvetica" w:hAnsi="Helvetica" w:cs="Helvetica"/>
          <w:color w:val="333333"/>
          <w:sz w:val="21"/>
          <w:szCs w:val="21"/>
        </w:rPr>
        <w:t xml:space="preserve"> data indicates that most survey participants were able to keep their current paid jobs</w:t>
      </w:r>
      <w:ins w:id="108" w:author="Connor Franklin" w:date="2022-05-09T14:20:00Z">
        <w:r w:rsidR="00CF4312">
          <w:rPr>
            <w:rFonts w:ascii="Helvetica" w:hAnsi="Helvetica" w:cs="Helvetica"/>
            <w:color w:val="333333"/>
            <w:sz w:val="21"/>
            <w:szCs w:val="21"/>
          </w:rPr>
          <w:t xml:space="preserve"> during COVID-19, </w:t>
        </w:r>
      </w:ins>
      <w:ins w:id="109" w:author="Connor Franklin" w:date="2022-05-09T14:19:00Z">
        <w:r w:rsidR="00CF4312">
          <w:rPr>
            <w:rFonts w:ascii="Helvetica" w:hAnsi="Helvetica" w:cs="Helvetica"/>
            <w:color w:val="333333"/>
            <w:sz w:val="21"/>
            <w:szCs w:val="21"/>
          </w:rPr>
          <w:t>potentially with changes</w:t>
        </w:r>
      </w:ins>
      <w:ins w:id="110" w:author="Connor Franklin" w:date="2022-05-09T14:24:00Z">
        <w:r w:rsidR="007D03AD">
          <w:rPr>
            <w:rFonts w:ascii="Helvetica" w:hAnsi="Helvetica" w:cs="Helvetica"/>
            <w:color w:val="333333"/>
            <w:sz w:val="21"/>
            <w:szCs w:val="21"/>
          </w:rPr>
          <w:t xml:space="preserve"> to hours</w:t>
        </w:r>
      </w:ins>
      <w:ins w:id="111" w:author="Connor Franklin" w:date="2022-05-09T14:19:00Z">
        <w:r w:rsidR="00CF4312">
          <w:rPr>
            <w:rFonts w:ascii="Helvetica" w:hAnsi="Helvetica" w:cs="Helvetica"/>
            <w:color w:val="333333"/>
            <w:sz w:val="21"/>
            <w:szCs w:val="21"/>
          </w:rPr>
          <w:t>.</w:t>
        </w:r>
      </w:ins>
      <w:del w:id="112" w:author="Connor Franklin" w:date="2022-05-09T14:19:00Z">
        <w:r w:rsidDel="00CF4312">
          <w:rPr>
            <w:rFonts w:ascii="Helvetica" w:hAnsi="Helvetica" w:cs="Helvetica"/>
            <w:color w:val="333333"/>
            <w:sz w:val="21"/>
            <w:szCs w:val="21"/>
          </w:rPr>
          <w:delText xml:space="preserve"> with only slight changes</w:delText>
        </w:r>
      </w:del>
      <w:r>
        <w:rPr>
          <w:rFonts w:ascii="Helvetica" w:hAnsi="Helvetica" w:cs="Helvetica"/>
          <w:color w:val="333333"/>
          <w:sz w:val="21"/>
          <w:szCs w:val="21"/>
        </w:rPr>
        <w:t>.</w:t>
      </w:r>
      <w:commentRangeStart w:id="113"/>
      <w:r>
        <w:rPr>
          <w:rFonts w:ascii="Helvetica" w:hAnsi="Helvetica" w:cs="Helvetica"/>
          <w:color w:val="333333"/>
          <w:sz w:val="21"/>
          <w:szCs w:val="21"/>
        </w:rPr>
        <w:t xml:space="preserve"> </w:t>
      </w:r>
      <w:commentRangeEnd w:id="113"/>
      <w:r w:rsidR="001B5130">
        <w:rPr>
          <w:rStyle w:val="CommentReference"/>
          <w:rFonts w:asciiTheme="minorHAnsi" w:eastAsiaTheme="minorHAnsi" w:hAnsiTheme="minorHAnsi" w:cstheme="minorBidi"/>
        </w:rPr>
        <w:commentReference w:id="113"/>
      </w:r>
      <w:r>
        <w:rPr>
          <w:rFonts w:ascii="Helvetica" w:hAnsi="Helvetica" w:cs="Helvetica"/>
          <w:color w:val="333333"/>
          <w:sz w:val="21"/>
          <w:szCs w:val="21"/>
        </w:rPr>
        <w:t>38 students</w:t>
      </w:r>
      <w:commentRangeStart w:id="114"/>
      <w:r>
        <w:rPr>
          <w:rFonts w:ascii="Helvetica" w:hAnsi="Helvetica" w:cs="Helvetica"/>
          <w:color w:val="333333"/>
          <w:sz w:val="21"/>
          <w:szCs w:val="21"/>
        </w:rPr>
        <w:t xml:space="preserve"> </w:t>
      </w:r>
      <w:commentRangeEnd w:id="114"/>
      <w:r w:rsidR="001B5130">
        <w:rPr>
          <w:rStyle w:val="CommentReference"/>
          <w:rFonts w:asciiTheme="minorHAnsi" w:eastAsiaTheme="minorHAnsi" w:hAnsiTheme="minorHAnsi" w:cstheme="minorBidi"/>
        </w:rPr>
        <w:commentReference w:id="114"/>
      </w:r>
      <w:r>
        <w:rPr>
          <w:rFonts w:ascii="Helvetica" w:hAnsi="Helvetica" w:cs="Helvetica"/>
          <w:color w:val="333333"/>
          <w:sz w:val="21"/>
          <w:szCs w:val="21"/>
        </w:rPr>
        <w:t xml:space="preserve">had their hours decrease, 20 students maintained the same hours, and 8 students had their hours increase. </w:t>
      </w:r>
      <w:commentRangeStart w:id="115"/>
      <w:del w:id="116" w:author="Connor Franklin" w:date="2022-05-09T14:25:00Z">
        <w:r w:rsidDel="007D03AD">
          <w:rPr>
            <w:rFonts w:ascii="Helvetica" w:hAnsi="Helvetica" w:cs="Helvetica"/>
            <w:color w:val="333333"/>
            <w:sz w:val="21"/>
            <w:szCs w:val="21"/>
          </w:rPr>
          <w:delText xml:space="preserve">There was also </w:delText>
        </w:r>
      </w:del>
      <w:r>
        <w:rPr>
          <w:rFonts w:ascii="Helvetica" w:hAnsi="Helvetica" w:cs="Helvetica"/>
          <w:color w:val="333333"/>
          <w:sz w:val="21"/>
          <w:szCs w:val="21"/>
        </w:rPr>
        <w:t xml:space="preserve">21 students </w:t>
      </w:r>
      <w:del w:id="117" w:author="Connor Franklin" w:date="2022-05-09T14:25:00Z">
        <w:r w:rsidDel="007D03AD">
          <w:rPr>
            <w:rFonts w:ascii="Helvetica" w:hAnsi="Helvetica" w:cs="Helvetica"/>
            <w:color w:val="333333"/>
            <w:sz w:val="21"/>
            <w:szCs w:val="21"/>
          </w:rPr>
          <w:delText xml:space="preserve">who </w:delText>
        </w:r>
      </w:del>
      <w:r>
        <w:rPr>
          <w:rFonts w:ascii="Helvetica" w:hAnsi="Helvetica" w:cs="Helvetica"/>
          <w:color w:val="333333"/>
          <w:sz w:val="21"/>
          <w:szCs w:val="21"/>
        </w:rPr>
        <w:t xml:space="preserve">claimed that they no </w:t>
      </w:r>
      <w:commentRangeEnd w:id="115"/>
      <w:r w:rsidR="00B0381E">
        <w:rPr>
          <w:rStyle w:val="CommentReference"/>
          <w:rFonts w:asciiTheme="minorHAnsi" w:eastAsiaTheme="minorHAnsi" w:hAnsiTheme="minorHAnsi" w:cstheme="minorBidi"/>
        </w:rPr>
        <w:commentReference w:id="115"/>
      </w:r>
      <w:r>
        <w:rPr>
          <w:rFonts w:ascii="Helvetica" w:hAnsi="Helvetica" w:cs="Helvetica"/>
          <w:color w:val="333333"/>
          <w:sz w:val="21"/>
          <w:szCs w:val="21"/>
        </w:rPr>
        <w:t xml:space="preserve">longer had their paid position due to the impact of COVID, while 23 students </w:t>
      </w:r>
      <w:del w:id="118" w:author="Connor Franklin" w:date="2022-05-09T14:25:00Z">
        <w:r w:rsidDel="007D03AD">
          <w:rPr>
            <w:rFonts w:ascii="Helvetica" w:hAnsi="Helvetica" w:cs="Helvetica"/>
            <w:color w:val="333333"/>
            <w:sz w:val="21"/>
            <w:szCs w:val="21"/>
          </w:rPr>
          <w:delText xml:space="preserve">also </w:delText>
        </w:r>
      </w:del>
      <w:r>
        <w:rPr>
          <w:rFonts w:ascii="Helvetica" w:hAnsi="Helvetica" w:cs="Helvetica"/>
          <w:color w:val="333333"/>
          <w:sz w:val="21"/>
          <w:szCs w:val="21"/>
        </w:rPr>
        <w:t xml:space="preserve">claimed </w:t>
      </w:r>
      <w:del w:id="119" w:author="Connor Franklin" w:date="2022-05-09T14:25:00Z">
        <w:r w:rsidDel="007D03AD">
          <w:rPr>
            <w:rFonts w:ascii="Helvetica" w:hAnsi="Helvetica" w:cs="Helvetica"/>
            <w:color w:val="333333"/>
            <w:sz w:val="21"/>
            <w:szCs w:val="21"/>
          </w:rPr>
          <w:delText xml:space="preserve">that </w:delText>
        </w:r>
      </w:del>
      <w:r>
        <w:rPr>
          <w:rFonts w:ascii="Helvetica" w:hAnsi="Helvetica" w:cs="Helvetica"/>
          <w:color w:val="333333"/>
          <w:sz w:val="21"/>
          <w:szCs w:val="21"/>
        </w:rPr>
        <w:t>they did not have a paid position before COVID.</w:t>
      </w:r>
    </w:p>
    <w:p w14:paraId="72569DC2"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7FEF1C5A"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Unpaid Work Hours</w:t>
      </w:r>
    </w:p>
    <w:p w14:paraId="131F92B9" w14:textId="3A4662A8"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Estimate the number of hours you work in an UNPAID internship (for example, training, shadowing, practicum, and/or volunteer, etc.). Do not combine with answers above. (n=115, 93% of 123 reporting).</w:t>
      </w:r>
      <w:commentRangeStart w:id="120"/>
      <w:r>
        <w:rPr>
          <w:rFonts w:ascii="Helvetica" w:hAnsi="Helvetica" w:cs="Helvetica"/>
          <w:noProof/>
          <w:color w:val="333333"/>
          <w:sz w:val="21"/>
          <w:szCs w:val="21"/>
        </w:rPr>
        <w:drawing>
          <wp:inline distT="0" distB="0" distL="0" distR="0" wp14:anchorId="63541858" wp14:editId="1E0ED677">
            <wp:extent cx="5486400" cy="411480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commentRangeEnd w:id="120"/>
      <w:r w:rsidR="005A2914">
        <w:rPr>
          <w:rStyle w:val="CommentReference"/>
          <w:rFonts w:asciiTheme="minorHAnsi" w:eastAsiaTheme="minorHAnsi" w:hAnsiTheme="minorHAnsi" w:cstheme="minorBidi"/>
        </w:rPr>
        <w:commentReference w:id="120"/>
      </w:r>
      <w:r>
        <w:rPr>
          <w:rFonts w:ascii="Helvetica" w:hAnsi="Helvetica" w:cs="Helvetica"/>
          <w:color w:val="333333"/>
          <w:sz w:val="21"/>
          <w:szCs w:val="21"/>
        </w:rPr>
        <w:t>Figure 3.4: Weekly Unpaid Hour Ranges</w:t>
      </w:r>
    </w:p>
    <w:p w14:paraId="3D4C7795" w14:textId="774477DF"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We can see that the majority of survey participants (91) do not work an unpaid job. A </w:t>
      </w:r>
      <w:commentRangeStart w:id="121"/>
      <w:r>
        <w:rPr>
          <w:rFonts w:ascii="Helvetica" w:hAnsi="Helvetica" w:cs="Helvetica"/>
          <w:color w:val="333333"/>
          <w:sz w:val="21"/>
          <w:szCs w:val="21"/>
        </w:rPr>
        <w:t xml:space="preserve">small number </w:t>
      </w:r>
      <w:commentRangeEnd w:id="121"/>
      <w:r w:rsidR="007D03AD">
        <w:rPr>
          <w:rStyle w:val="CommentReference"/>
          <w:rFonts w:asciiTheme="minorHAnsi" w:eastAsiaTheme="minorHAnsi" w:hAnsiTheme="minorHAnsi" w:cstheme="minorBidi"/>
        </w:rPr>
        <w:commentReference w:id="121"/>
      </w:r>
      <w:r>
        <w:rPr>
          <w:rFonts w:ascii="Helvetica" w:hAnsi="Helvetica" w:cs="Helvetica"/>
          <w:color w:val="333333"/>
          <w:sz w:val="21"/>
          <w:szCs w:val="21"/>
        </w:rPr>
        <w:t xml:space="preserve">of participants work part-time at an unpaid job and only </w:t>
      </w:r>
      <w:del w:id="122" w:author="Connor Franklin" w:date="2022-05-09T14:27:00Z">
        <w:r w:rsidDel="005A2914">
          <w:rPr>
            <w:rFonts w:ascii="Helvetica" w:hAnsi="Helvetica" w:cs="Helvetica"/>
            <w:color w:val="333333"/>
            <w:sz w:val="21"/>
            <w:szCs w:val="21"/>
          </w:rPr>
          <w:delText>a select few</w:delText>
        </w:r>
      </w:del>
      <w:ins w:id="123" w:author="Connor Franklin" w:date="2022-05-09T14:27:00Z">
        <w:r w:rsidR="005A2914">
          <w:rPr>
            <w:rFonts w:ascii="Helvetica" w:hAnsi="Helvetica" w:cs="Helvetica"/>
            <w:color w:val="333333"/>
            <w:sz w:val="21"/>
            <w:szCs w:val="21"/>
          </w:rPr>
          <w:t>3</w:t>
        </w:r>
      </w:ins>
      <w:r>
        <w:rPr>
          <w:rFonts w:ascii="Helvetica" w:hAnsi="Helvetica" w:cs="Helvetica"/>
          <w:color w:val="333333"/>
          <w:sz w:val="21"/>
          <w:szCs w:val="21"/>
        </w:rPr>
        <w:t xml:space="preserve"> work full-time at an unpaid job. Below is a breakdown of the number of unpaid hours worked per week.</w:t>
      </w:r>
    </w:p>
    <w:p w14:paraId="399467B2"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0D5AE5F8" w14:textId="77777777" w:rsidR="00095DB3" w:rsidRDefault="00095DB3" w:rsidP="00095DB3">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Exact Hours Breakdown</w:t>
      </w:r>
    </w:p>
    <w:p w14:paraId="73350773" w14:textId="18B7AC83"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Although the majority of the participants claim to work 0 hours per week, below is a breakdown of the exact number of hours for those who claim to work a</w:t>
      </w:r>
      <w:ins w:id="124" w:author="Connor Franklin" w:date="2022-05-09T14:30:00Z">
        <w:r w:rsidR="005A2914">
          <w:rPr>
            <w:rFonts w:ascii="Helvetica" w:hAnsi="Helvetica" w:cs="Helvetica"/>
            <w:color w:val="333333"/>
            <w:sz w:val="21"/>
            <w:szCs w:val="21"/>
          </w:rPr>
          <w:t>n</w:t>
        </w:r>
      </w:ins>
      <w:r>
        <w:rPr>
          <w:rFonts w:ascii="Helvetica" w:hAnsi="Helvetica" w:cs="Helvetica"/>
          <w:color w:val="333333"/>
          <w:sz w:val="21"/>
          <w:szCs w:val="21"/>
        </w:rPr>
        <w:t xml:space="preserve"> unpaid job (n=24, 20% of 123 reporting).</w:t>
      </w:r>
      <w:r>
        <w:rPr>
          <w:rFonts w:ascii="Helvetica" w:hAnsi="Helvetica" w:cs="Helvetica"/>
          <w:noProof/>
          <w:color w:val="333333"/>
          <w:sz w:val="21"/>
          <w:szCs w:val="21"/>
        </w:rPr>
        <w:drawing>
          <wp:inline distT="0" distB="0" distL="0" distR="0" wp14:anchorId="2C36CE2C" wp14:editId="1E70FFA6">
            <wp:extent cx="5943600" cy="2797175"/>
            <wp:effectExtent l="0" t="0" r="0" b="31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Pr>
          <w:rFonts w:ascii="Helvetica" w:hAnsi="Helvetica" w:cs="Helvetica"/>
          <w:color w:val="333333"/>
          <w:sz w:val="21"/>
          <w:szCs w:val="21"/>
        </w:rPr>
        <w:t>Figure 3.5: Weekly Unpaid Hours Distribution</w:t>
      </w:r>
    </w:p>
    <w:p w14:paraId="546BB4FF"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Note that “41+” was rounded for 41 in the following analysis for the unpaid hours worked per week</w:t>
      </w:r>
      <w:r>
        <w:rPr>
          <w:rFonts w:ascii="Helvetica" w:hAnsi="Helvetica" w:cs="Helvetica"/>
          <w:color w:val="333333"/>
          <w:sz w:val="21"/>
          <w:szCs w:val="21"/>
        </w:rPr>
        <w:t>.</w:t>
      </w:r>
    </w:p>
    <w:p w14:paraId="430B7BF8" w14:textId="67AB9DED"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unpaid hours worked per week (denoted by the dotted line) is 13.17, while the median is 8 hours. </w:t>
      </w:r>
      <w:del w:id="125" w:author="Connor Franklin" w:date="2022-05-09T14:31:00Z">
        <w:r w:rsidDel="005A2914">
          <w:rPr>
            <w:rFonts w:ascii="Helvetica" w:hAnsi="Helvetica" w:cs="Helvetica"/>
            <w:color w:val="333333"/>
            <w:sz w:val="21"/>
            <w:szCs w:val="21"/>
          </w:rPr>
          <w:delText xml:space="preserve">It seems that the majority </w:delText>
        </w:r>
      </w:del>
      <w:ins w:id="126" w:author="Connor Franklin" w:date="2022-05-09T14:31:00Z">
        <w:r w:rsidR="005A2914">
          <w:rPr>
            <w:rFonts w:ascii="Helvetica" w:hAnsi="Helvetica" w:cs="Helvetica"/>
            <w:color w:val="333333"/>
            <w:sz w:val="21"/>
            <w:szCs w:val="21"/>
          </w:rPr>
          <w:t>O</w:t>
        </w:r>
      </w:ins>
      <w:del w:id="127" w:author="Connor Franklin" w:date="2022-05-09T14:31:00Z">
        <w:r w:rsidDel="005A2914">
          <w:rPr>
            <w:rFonts w:ascii="Helvetica" w:hAnsi="Helvetica" w:cs="Helvetica"/>
            <w:color w:val="333333"/>
            <w:sz w:val="21"/>
            <w:szCs w:val="21"/>
          </w:rPr>
          <w:delText>o</w:delText>
        </w:r>
      </w:del>
      <w:r>
        <w:rPr>
          <w:rFonts w:ascii="Helvetica" w:hAnsi="Helvetica" w:cs="Helvetica"/>
          <w:color w:val="333333"/>
          <w:sz w:val="21"/>
          <w:szCs w:val="21"/>
        </w:rPr>
        <w:t xml:space="preserve">f survey participants </w:t>
      </w:r>
      <w:del w:id="128" w:author="Connor Franklin" w:date="2022-05-09T14:31:00Z">
        <w:r w:rsidDel="005A2914">
          <w:rPr>
            <w:rFonts w:ascii="Helvetica" w:hAnsi="Helvetica" w:cs="Helvetica"/>
            <w:color w:val="333333"/>
            <w:sz w:val="21"/>
            <w:szCs w:val="21"/>
          </w:rPr>
          <w:delText>do not</w:delText>
        </w:r>
      </w:del>
      <w:ins w:id="129" w:author="Connor Franklin" w:date="2022-05-09T14:31:00Z">
        <w:r w:rsidR="005A2914">
          <w:rPr>
            <w:rFonts w:ascii="Helvetica" w:hAnsi="Helvetica" w:cs="Helvetica"/>
            <w:color w:val="333333"/>
            <w:sz w:val="21"/>
            <w:szCs w:val="21"/>
          </w:rPr>
          <w:t>who</w:t>
        </w:r>
      </w:ins>
      <w:r>
        <w:rPr>
          <w:rFonts w:ascii="Helvetica" w:hAnsi="Helvetica" w:cs="Helvetica"/>
          <w:color w:val="333333"/>
          <w:sz w:val="21"/>
          <w:szCs w:val="21"/>
        </w:rPr>
        <w:t xml:space="preserve"> work unpaid positions, </w:t>
      </w:r>
      <w:del w:id="130" w:author="Connor Franklin" w:date="2022-05-09T14:31:00Z">
        <w:r w:rsidDel="005A2914">
          <w:rPr>
            <w:rFonts w:ascii="Helvetica" w:hAnsi="Helvetica" w:cs="Helvetica"/>
            <w:color w:val="333333"/>
            <w:sz w:val="21"/>
            <w:szCs w:val="21"/>
          </w:rPr>
          <w:delText xml:space="preserve">with </w:delText>
        </w:r>
      </w:del>
      <w:r>
        <w:rPr>
          <w:rFonts w:ascii="Helvetica" w:hAnsi="Helvetica" w:cs="Helvetica"/>
          <w:color w:val="333333"/>
          <w:sz w:val="21"/>
          <w:szCs w:val="21"/>
        </w:rPr>
        <w:t xml:space="preserve">4 </w:t>
      </w:r>
      <w:ins w:id="131" w:author="Connor Franklin" w:date="2022-05-09T14:31:00Z">
        <w:r w:rsidR="005A2914">
          <w:rPr>
            <w:rFonts w:ascii="Helvetica" w:hAnsi="Helvetica" w:cs="Helvetica"/>
            <w:color w:val="333333"/>
            <w:sz w:val="21"/>
            <w:szCs w:val="21"/>
          </w:rPr>
          <w:t xml:space="preserve">weekly </w:t>
        </w:r>
      </w:ins>
      <w:r>
        <w:rPr>
          <w:rFonts w:ascii="Helvetica" w:hAnsi="Helvetica" w:cs="Helvetica"/>
          <w:color w:val="333333"/>
          <w:sz w:val="21"/>
          <w:szCs w:val="21"/>
        </w:rPr>
        <w:t>hours</w:t>
      </w:r>
      <w:ins w:id="132" w:author="Connor Franklin" w:date="2022-05-09T14:31:00Z">
        <w:r w:rsidR="005A2914">
          <w:rPr>
            <w:rFonts w:ascii="Helvetica" w:hAnsi="Helvetica" w:cs="Helvetica"/>
            <w:color w:val="333333"/>
            <w:sz w:val="21"/>
            <w:szCs w:val="21"/>
          </w:rPr>
          <w:t xml:space="preserve"> is the </w:t>
        </w:r>
      </w:ins>
      <w:ins w:id="133" w:author="Connor Franklin" w:date="2022-05-09T14:32:00Z">
        <w:r w:rsidR="005A2914">
          <w:rPr>
            <w:rFonts w:ascii="Helvetica" w:hAnsi="Helvetica" w:cs="Helvetica"/>
            <w:color w:val="333333"/>
            <w:sz w:val="21"/>
            <w:szCs w:val="21"/>
          </w:rPr>
          <w:t>highest-frequency response</w:t>
        </w:r>
      </w:ins>
      <w:r>
        <w:rPr>
          <w:rFonts w:ascii="Helvetica" w:hAnsi="Helvetica" w:cs="Helvetica"/>
          <w:color w:val="333333"/>
          <w:sz w:val="21"/>
          <w:szCs w:val="21"/>
        </w:rPr>
        <w:t xml:space="preserve"> </w:t>
      </w:r>
      <w:del w:id="134" w:author="Connor Franklin" w:date="2022-05-09T14:32:00Z">
        <w:r w:rsidDel="005A2914">
          <w:rPr>
            <w:rFonts w:ascii="Helvetica" w:hAnsi="Helvetica" w:cs="Helvetica"/>
            <w:color w:val="333333"/>
            <w:sz w:val="21"/>
            <w:szCs w:val="21"/>
          </w:rPr>
          <w:delText xml:space="preserve">being most common </w:delText>
        </w:r>
      </w:del>
      <w:r>
        <w:rPr>
          <w:rFonts w:ascii="Helvetica" w:hAnsi="Helvetica" w:cs="Helvetica"/>
          <w:color w:val="333333"/>
          <w:sz w:val="21"/>
          <w:szCs w:val="21"/>
        </w:rPr>
        <w:t xml:space="preserve">(4 </w:t>
      </w:r>
      <w:del w:id="135" w:author="Connor Franklin" w:date="2022-05-09T14:32:00Z">
        <w:r w:rsidDel="003A7557">
          <w:rPr>
            <w:rFonts w:ascii="Helvetica" w:hAnsi="Helvetica" w:cs="Helvetica"/>
            <w:color w:val="333333"/>
            <w:sz w:val="21"/>
            <w:szCs w:val="21"/>
          </w:rPr>
          <w:delText>people</w:delText>
        </w:r>
      </w:del>
      <w:ins w:id="136" w:author="Connor Franklin" w:date="2022-05-09T14:32:00Z">
        <w:r w:rsidR="003A7557">
          <w:rPr>
            <w:rFonts w:ascii="Helvetica" w:hAnsi="Helvetica" w:cs="Helvetica"/>
            <w:color w:val="333333"/>
            <w:sz w:val="21"/>
            <w:szCs w:val="21"/>
          </w:rPr>
          <w:t>respondents</w:t>
        </w:r>
      </w:ins>
      <w:r>
        <w:rPr>
          <w:rFonts w:ascii="Helvetica" w:hAnsi="Helvetica" w:cs="Helvetica"/>
          <w:color w:val="333333"/>
          <w:sz w:val="21"/>
          <w:szCs w:val="21"/>
        </w:rPr>
        <w:t xml:space="preserve">) </w:t>
      </w:r>
      <w:del w:id="137" w:author="Connor Franklin" w:date="2022-05-09T14:32:00Z">
        <w:r w:rsidDel="005A2914">
          <w:rPr>
            <w:rFonts w:ascii="Helvetica" w:hAnsi="Helvetica" w:cs="Helvetica"/>
            <w:color w:val="333333"/>
            <w:sz w:val="21"/>
            <w:szCs w:val="21"/>
          </w:rPr>
          <w:delText xml:space="preserve">and </w:delText>
        </w:r>
      </w:del>
      <w:ins w:id="138" w:author="Connor Franklin" w:date="2022-05-09T14:32:00Z">
        <w:r w:rsidR="005A2914">
          <w:rPr>
            <w:rFonts w:ascii="Helvetica" w:hAnsi="Helvetica" w:cs="Helvetica"/>
            <w:color w:val="333333"/>
            <w:sz w:val="21"/>
            <w:szCs w:val="21"/>
          </w:rPr>
          <w:t xml:space="preserve">with </w:t>
        </w:r>
      </w:ins>
      <w:r>
        <w:rPr>
          <w:rFonts w:ascii="Helvetica" w:hAnsi="Helvetica" w:cs="Helvetica"/>
          <w:color w:val="333333"/>
          <w:sz w:val="21"/>
          <w:szCs w:val="21"/>
        </w:rPr>
        <w:t xml:space="preserve">5 </w:t>
      </w:r>
      <w:ins w:id="139" w:author="Connor Franklin" w:date="2022-05-09T14:32:00Z">
        <w:r w:rsidR="005A2914">
          <w:rPr>
            <w:rFonts w:ascii="Helvetica" w:hAnsi="Helvetica" w:cs="Helvetica"/>
            <w:color w:val="333333"/>
            <w:sz w:val="21"/>
            <w:szCs w:val="21"/>
          </w:rPr>
          <w:t xml:space="preserve">weekly </w:t>
        </w:r>
      </w:ins>
      <w:r>
        <w:rPr>
          <w:rFonts w:ascii="Helvetica" w:hAnsi="Helvetica" w:cs="Helvetica"/>
          <w:color w:val="333333"/>
          <w:sz w:val="21"/>
          <w:szCs w:val="21"/>
        </w:rPr>
        <w:t xml:space="preserve">hours </w:t>
      </w:r>
      <w:del w:id="140" w:author="Connor Franklin" w:date="2022-05-09T14:32:00Z">
        <w:r w:rsidDel="005A2914">
          <w:rPr>
            <w:rFonts w:ascii="Helvetica" w:hAnsi="Helvetica" w:cs="Helvetica"/>
            <w:color w:val="333333"/>
            <w:sz w:val="21"/>
            <w:szCs w:val="21"/>
          </w:rPr>
          <w:delText xml:space="preserve">following </w:delText>
        </w:r>
      </w:del>
      <w:ins w:id="141" w:author="Connor Franklin" w:date="2022-05-09T14:32:00Z">
        <w:r w:rsidR="005A2914">
          <w:rPr>
            <w:rFonts w:ascii="Helvetica" w:hAnsi="Helvetica" w:cs="Helvetica"/>
            <w:color w:val="333333"/>
            <w:sz w:val="21"/>
            <w:szCs w:val="21"/>
          </w:rPr>
          <w:t xml:space="preserve">being next most frequent (3 </w:t>
        </w:r>
        <w:r w:rsidR="003A7557">
          <w:rPr>
            <w:rFonts w:ascii="Helvetica" w:hAnsi="Helvetica" w:cs="Helvetica"/>
            <w:color w:val="333333"/>
            <w:sz w:val="21"/>
            <w:szCs w:val="21"/>
          </w:rPr>
          <w:t>respondents</w:t>
        </w:r>
        <w:r w:rsidR="005A2914">
          <w:rPr>
            <w:rFonts w:ascii="Helvetica" w:hAnsi="Helvetica" w:cs="Helvetica"/>
            <w:color w:val="333333"/>
            <w:sz w:val="21"/>
            <w:szCs w:val="21"/>
          </w:rPr>
          <w:t>)</w:t>
        </w:r>
      </w:ins>
      <w:del w:id="142" w:author="Connor Franklin" w:date="2022-05-09T14:33:00Z">
        <w:r w:rsidDel="003A7557">
          <w:rPr>
            <w:rFonts w:ascii="Helvetica" w:hAnsi="Helvetica" w:cs="Helvetica"/>
            <w:color w:val="333333"/>
            <w:sz w:val="21"/>
            <w:szCs w:val="21"/>
          </w:rPr>
          <w:delText>that</w:delText>
        </w:r>
      </w:del>
      <w:r>
        <w:rPr>
          <w:rFonts w:ascii="Helvetica" w:hAnsi="Helvetica" w:cs="Helvetica"/>
          <w:color w:val="333333"/>
          <w:sz w:val="21"/>
          <w:szCs w:val="21"/>
        </w:rPr>
        <w:t>.</w:t>
      </w:r>
    </w:p>
    <w:p w14:paraId="2A9FB110"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4B586FBB"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Unpaid Caregiving Hours</w:t>
      </w:r>
    </w:p>
    <w:p w14:paraId="1AC32643" w14:textId="285F7D51"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Estimate the number of hours you spend each week on unpaid family obligations (for example, taking care of younger siblings, preparing family meals, running errands for the family, etc.). (n=115, 93% of 123 reporting).</w:t>
      </w:r>
      <w:r>
        <w:rPr>
          <w:rFonts w:ascii="Helvetica" w:hAnsi="Helvetica" w:cs="Helvetica"/>
          <w:noProof/>
          <w:color w:val="333333"/>
          <w:sz w:val="21"/>
          <w:szCs w:val="21"/>
        </w:rPr>
        <w:drawing>
          <wp:inline distT="0" distB="0" distL="0" distR="0" wp14:anchorId="4D903E88" wp14:editId="3E49982B">
            <wp:extent cx="5486400" cy="36576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rFonts w:ascii="Helvetica" w:hAnsi="Helvetica" w:cs="Helvetica"/>
          <w:color w:val="333333"/>
          <w:sz w:val="21"/>
          <w:szCs w:val="21"/>
        </w:rPr>
        <w:t>Figure 3.6: Weekly Caregiving Hour Ranges</w:t>
      </w:r>
    </w:p>
    <w:p w14:paraId="4B9F9D33" w14:textId="7263D6D4"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data indicates that the majority of survey participants </w:t>
      </w:r>
      <w:del w:id="143" w:author="Connor Franklin" w:date="2022-05-09T14:45:00Z">
        <w:r w:rsidDel="002D797F">
          <w:rPr>
            <w:rFonts w:ascii="Helvetica" w:hAnsi="Helvetica" w:cs="Helvetica"/>
            <w:color w:val="333333"/>
            <w:sz w:val="21"/>
            <w:szCs w:val="21"/>
          </w:rPr>
          <w:delText xml:space="preserve">do </w:delText>
        </w:r>
      </w:del>
      <w:r>
        <w:rPr>
          <w:rFonts w:ascii="Helvetica" w:hAnsi="Helvetica" w:cs="Helvetica"/>
          <w:color w:val="333333"/>
          <w:sz w:val="21"/>
          <w:szCs w:val="21"/>
        </w:rPr>
        <w:t xml:space="preserve">spend some time each week caring for family members. </w:t>
      </w:r>
      <w:commentRangeStart w:id="144"/>
      <w:del w:id="145" w:author="Connor Franklin" w:date="2022-05-09T14:47:00Z">
        <w:r w:rsidDel="002D797F">
          <w:rPr>
            <w:rFonts w:ascii="Helvetica" w:hAnsi="Helvetica" w:cs="Helvetica"/>
            <w:color w:val="333333"/>
            <w:sz w:val="21"/>
            <w:szCs w:val="21"/>
          </w:rPr>
          <w:delText>Only</w:delText>
        </w:r>
      </w:del>
      <w:commentRangeEnd w:id="144"/>
      <w:r w:rsidR="002E3F8E">
        <w:rPr>
          <w:rStyle w:val="CommentReference"/>
          <w:rFonts w:asciiTheme="minorHAnsi" w:eastAsiaTheme="minorHAnsi" w:hAnsiTheme="minorHAnsi" w:cstheme="minorBidi"/>
        </w:rPr>
        <w:commentReference w:id="144"/>
      </w:r>
      <w:del w:id="146" w:author="Connor Franklin" w:date="2022-05-09T14:47:00Z">
        <w:r w:rsidDel="002D797F">
          <w:rPr>
            <w:rFonts w:ascii="Helvetica" w:hAnsi="Helvetica" w:cs="Helvetica"/>
            <w:color w:val="333333"/>
            <w:sz w:val="21"/>
            <w:szCs w:val="21"/>
          </w:rPr>
          <w:delText xml:space="preserve"> </w:delText>
        </w:r>
      </w:del>
      <w:r>
        <w:rPr>
          <w:rFonts w:ascii="Helvetica" w:hAnsi="Helvetica" w:cs="Helvetica"/>
          <w:color w:val="333333"/>
          <w:sz w:val="21"/>
          <w:szCs w:val="21"/>
        </w:rPr>
        <w:t xml:space="preserve">13 participants estimated that they spent 0 hours per week </w:t>
      </w:r>
      <w:del w:id="147" w:author="Connor Franklin" w:date="2022-05-09T14:47:00Z">
        <w:r w:rsidDel="002D797F">
          <w:rPr>
            <w:rFonts w:ascii="Helvetica" w:hAnsi="Helvetica" w:cs="Helvetica"/>
            <w:color w:val="333333"/>
            <w:sz w:val="21"/>
            <w:szCs w:val="21"/>
          </w:rPr>
          <w:delText>for</w:delText>
        </w:r>
      </w:del>
      <w:ins w:id="148" w:author="Connor Franklin" w:date="2022-05-09T14:47:00Z">
        <w:r w:rsidR="002D797F">
          <w:rPr>
            <w:rFonts w:ascii="Helvetica" w:hAnsi="Helvetica" w:cs="Helvetica"/>
            <w:color w:val="333333"/>
            <w:sz w:val="21"/>
            <w:szCs w:val="21"/>
          </w:rPr>
          <w:t>on unpaid</w:t>
        </w:r>
      </w:ins>
      <w:r>
        <w:rPr>
          <w:rFonts w:ascii="Helvetica" w:hAnsi="Helvetica" w:cs="Helvetica"/>
          <w:color w:val="333333"/>
          <w:sz w:val="21"/>
          <w:szCs w:val="21"/>
        </w:rPr>
        <w:t xml:space="preserve"> family obligations. </w:t>
      </w:r>
      <w:del w:id="149" w:author="Connor Franklin" w:date="2022-05-09T14:47:00Z">
        <w:r w:rsidDel="002D797F">
          <w:rPr>
            <w:rFonts w:ascii="Helvetica" w:hAnsi="Helvetica" w:cs="Helvetica"/>
            <w:color w:val="333333"/>
            <w:sz w:val="21"/>
            <w:szCs w:val="21"/>
          </w:rPr>
          <w:delText>There are also around the same number</w:delText>
        </w:r>
      </w:del>
      <w:ins w:id="150" w:author="Connor Franklin" w:date="2022-05-09T14:47:00Z">
        <w:r w:rsidR="002D797F">
          <w:rPr>
            <w:rFonts w:ascii="Helvetica" w:hAnsi="Helvetica" w:cs="Helvetica"/>
            <w:color w:val="333333"/>
            <w:sz w:val="21"/>
            <w:szCs w:val="21"/>
          </w:rPr>
          <w:t>A similar proportion</w:t>
        </w:r>
      </w:ins>
      <w:r>
        <w:rPr>
          <w:rFonts w:ascii="Helvetica" w:hAnsi="Helvetica" w:cs="Helvetica"/>
          <w:color w:val="333333"/>
          <w:sz w:val="21"/>
          <w:szCs w:val="21"/>
        </w:rPr>
        <w:t xml:space="preserve"> of participants </w:t>
      </w:r>
      <w:del w:id="151" w:author="Connor Franklin" w:date="2022-05-09T14:47:00Z">
        <w:r w:rsidDel="002D797F">
          <w:rPr>
            <w:rFonts w:ascii="Helvetica" w:hAnsi="Helvetica" w:cs="Helvetica"/>
            <w:color w:val="333333"/>
            <w:sz w:val="21"/>
            <w:szCs w:val="21"/>
          </w:rPr>
          <w:delText xml:space="preserve">who </w:delText>
        </w:r>
      </w:del>
      <w:r>
        <w:rPr>
          <w:rFonts w:ascii="Helvetica" w:hAnsi="Helvetica" w:cs="Helvetica"/>
          <w:color w:val="333333"/>
          <w:sz w:val="21"/>
          <w:szCs w:val="21"/>
        </w:rPr>
        <w:t xml:space="preserve">estimated they work full-time (40 or more hours per week) on </w:t>
      </w:r>
      <w:del w:id="152" w:author="Connor Franklin" w:date="2022-05-09T14:48:00Z">
        <w:r w:rsidDel="002D797F">
          <w:rPr>
            <w:rFonts w:ascii="Helvetica" w:hAnsi="Helvetica" w:cs="Helvetica"/>
            <w:color w:val="333333"/>
            <w:sz w:val="21"/>
            <w:szCs w:val="21"/>
          </w:rPr>
          <w:delText xml:space="preserve">these </w:delText>
        </w:r>
      </w:del>
      <w:ins w:id="153" w:author="Connor Franklin" w:date="2022-05-09T14:48:00Z">
        <w:r w:rsidR="002D797F">
          <w:rPr>
            <w:rFonts w:ascii="Helvetica" w:hAnsi="Helvetica" w:cs="Helvetica"/>
            <w:color w:val="333333"/>
            <w:sz w:val="21"/>
            <w:szCs w:val="21"/>
          </w:rPr>
          <w:t xml:space="preserve">unpaid </w:t>
        </w:r>
      </w:ins>
      <w:r>
        <w:rPr>
          <w:rFonts w:ascii="Helvetica" w:hAnsi="Helvetica" w:cs="Helvetica"/>
          <w:color w:val="333333"/>
          <w:sz w:val="21"/>
          <w:szCs w:val="21"/>
        </w:rPr>
        <w:t>family obligations. Below is a breakdown of these unpaid hours spent on family obligations each week.</w:t>
      </w:r>
    </w:p>
    <w:p w14:paraId="455E8498"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5611979B" w14:textId="77777777" w:rsidR="00095DB3" w:rsidRDefault="00095DB3" w:rsidP="00095DB3">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Exact Hours Breakdown</w:t>
      </w:r>
    </w:p>
    <w:p w14:paraId="7BF1EDB8" w14:textId="46480EA9"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Although some of the participants claim to </w:t>
      </w:r>
      <w:del w:id="154" w:author="Connor Franklin" w:date="2022-05-09T14:48:00Z">
        <w:r w:rsidDel="002D797F">
          <w:rPr>
            <w:rFonts w:ascii="Helvetica" w:hAnsi="Helvetica" w:cs="Helvetica"/>
            <w:color w:val="333333"/>
            <w:sz w:val="21"/>
            <w:szCs w:val="21"/>
          </w:rPr>
          <w:delText xml:space="preserve">work </w:delText>
        </w:r>
      </w:del>
      <w:ins w:id="155" w:author="Connor Franklin" w:date="2022-05-09T14:48:00Z">
        <w:r w:rsidR="002D797F">
          <w:rPr>
            <w:rFonts w:ascii="Helvetica" w:hAnsi="Helvetica" w:cs="Helvetica"/>
            <w:color w:val="333333"/>
            <w:sz w:val="21"/>
            <w:szCs w:val="21"/>
          </w:rPr>
          <w:t xml:space="preserve">spend </w:t>
        </w:r>
      </w:ins>
      <w:r>
        <w:rPr>
          <w:rFonts w:ascii="Helvetica" w:hAnsi="Helvetica" w:cs="Helvetica"/>
          <w:color w:val="333333"/>
          <w:sz w:val="21"/>
          <w:szCs w:val="21"/>
        </w:rPr>
        <w:t>0 hours per week</w:t>
      </w:r>
      <w:ins w:id="156" w:author="Connor Franklin" w:date="2022-05-09T14:48:00Z">
        <w:r w:rsidR="002D797F">
          <w:rPr>
            <w:rFonts w:ascii="Helvetica" w:hAnsi="Helvetica" w:cs="Helvetica"/>
            <w:color w:val="333333"/>
            <w:sz w:val="21"/>
            <w:szCs w:val="21"/>
          </w:rPr>
          <w:t xml:space="preserve"> on unpaid family obligations</w:t>
        </w:r>
      </w:ins>
      <w:r>
        <w:rPr>
          <w:rFonts w:ascii="Helvetica" w:hAnsi="Helvetica" w:cs="Helvetica"/>
          <w:color w:val="333333"/>
          <w:sz w:val="21"/>
          <w:szCs w:val="21"/>
        </w:rPr>
        <w:t>, below is a breakdown of the exact number of hours for those who claim to</w:t>
      </w:r>
      <w:ins w:id="157" w:author="Connor Franklin" w:date="2022-05-09T14:49:00Z">
        <w:r w:rsidR="002D797F">
          <w:rPr>
            <w:rFonts w:ascii="Helvetica" w:hAnsi="Helvetica" w:cs="Helvetica"/>
            <w:color w:val="333333"/>
            <w:sz w:val="21"/>
            <w:szCs w:val="21"/>
          </w:rPr>
          <w:t xml:space="preserve"> </w:t>
        </w:r>
      </w:ins>
      <w:del w:id="158" w:author="Connor Franklin" w:date="2022-05-09T14:48:00Z">
        <w:r w:rsidDel="002D797F">
          <w:rPr>
            <w:rFonts w:ascii="Helvetica" w:hAnsi="Helvetica" w:cs="Helvetica"/>
            <w:color w:val="333333"/>
            <w:sz w:val="21"/>
            <w:szCs w:val="21"/>
          </w:rPr>
          <w:delText xml:space="preserve"> spend time on </w:delText>
        </w:r>
      </w:del>
      <w:ins w:id="159" w:author="Connor Franklin" w:date="2022-05-09T14:48:00Z">
        <w:r w:rsidR="002D797F">
          <w:rPr>
            <w:rFonts w:ascii="Helvetica" w:hAnsi="Helvetica" w:cs="Helvetica"/>
            <w:color w:val="333333"/>
            <w:sz w:val="21"/>
            <w:szCs w:val="21"/>
          </w:rPr>
          <w:t>do so</w:t>
        </w:r>
      </w:ins>
      <w:del w:id="160" w:author="Connor Franklin" w:date="2022-05-09T14:48:00Z">
        <w:r w:rsidDel="002D797F">
          <w:rPr>
            <w:rFonts w:ascii="Helvetica" w:hAnsi="Helvetica" w:cs="Helvetica"/>
            <w:color w:val="333333"/>
            <w:sz w:val="21"/>
            <w:szCs w:val="21"/>
          </w:rPr>
          <w:delText>unpaid family obligations</w:delText>
        </w:r>
      </w:del>
      <w:r>
        <w:rPr>
          <w:rFonts w:ascii="Helvetica" w:hAnsi="Helvetica" w:cs="Helvetica"/>
          <w:color w:val="333333"/>
          <w:sz w:val="21"/>
          <w:szCs w:val="21"/>
        </w:rPr>
        <w:t xml:space="preserve"> (n=102, 83% of 123 reporting).</w:t>
      </w:r>
      <w:r>
        <w:rPr>
          <w:rFonts w:ascii="Helvetica" w:hAnsi="Helvetica" w:cs="Helvetica"/>
          <w:noProof/>
          <w:color w:val="333333"/>
          <w:sz w:val="21"/>
          <w:szCs w:val="21"/>
        </w:rPr>
        <w:drawing>
          <wp:inline distT="0" distB="0" distL="0" distR="0" wp14:anchorId="31BBCB5D" wp14:editId="4A87BC43">
            <wp:extent cx="5943600" cy="2797175"/>
            <wp:effectExtent l="0" t="0" r="0"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Pr>
          <w:rFonts w:ascii="Helvetica" w:hAnsi="Helvetica" w:cs="Helvetica"/>
          <w:color w:val="333333"/>
          <w:sz w:val="21"/>
          <w:szCs w:val="21"/>
        </w:rPr>
        <w:t>Figure 3.7: Weekly Caregiving Hours Distribution</w:t>
      </w:r>
    </w:p>
    <w:p w14:paraId="0B39B8F0"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 xml:space="preserve">Note that “41+” was rounded </w:t>
      </w:r>
      <w:commentRangeStart w:id="161"/>
      <w:r w:rsidRPr="002E3F8E">
        <w:rPr>
          <w:rStyle w:val="Emphasis"/>
          <w:rFonts w:ascii="Helvetica" w:hAnsi="Helvetica" w:cs="Helvetica"/>
          <w:strike/>
          <w:color w:val="333333"/>
          <w:sz w:val="21"/>
          <w:szCs w:val="21"/>
        </w:rPr>
        <w:t xml:space="preserve">for </w:t>
      </w:r>
      <w:commentRangeEnd w:id="161"/>
      <w:r w:rsidR="002E3F8E" w:rsidRPr="002E3F8E">
        <w:rPr>
          <w:rStyle w:val="CommentReference"/>
          <w:rFonts w:asciiTheme="minorHAnsi" w:eastAsiaTheme="minorHAnsi" w:hAnsiTheme="minorHAnsi" w:cstheme="minorBidi"/>
          <w:strike/>
        </w:rPr>
        <w:commentReference w:id="161"/>
      </w:r>
      <w:r>
        <w:rPr>
          <w:rStyle w:val="Emphasis"/>
          <w:rFonts w:ascii="Helvetica" w:hAnsi="Helvetica" w:cs="Helvetica"/>
          <w:color w:val="333333"/>
          <w:sz w:val="21"/>
          <w:szCs w:val="21"/>
        </w:rPr>
        <w:t>41 in the following analysis for the unpaid caregiving hours worked per week</w:t>
      </w:r>
      <w:r>
        <w:rPr>
          <w:rFonts w:ascii="Helvetica" w:hAnsi="Helvetica" w:cs="Helvetica"/>
          <w:color w:val="333333"/>
          <w:sz w:val="21"/>
          <w:szCs w:val="21"/>
        </w:rPr>
        <w:t>.</w:t>
      </w:r>
    </w:p>
    <w:p w14:paraId="407883DD" w14:textId="0C436C8C"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unpaid caregiving hours worked per week (denoted by the dotted line) is 17.01, while the median is 12 hours. </w:t>
      </w:r>
      <w:del w:id="162" w:author="Connor Franklin" w:date="2022-05-09T14:50:00Z">
        <w:r w:rsidDel="0037547E">
          <w:rPr>
            <w:rFonts w:ascii="Helvetica" w:hAnsi="Helvetica" w:cs="Helvetica"/>
            <w:color w:val="333333"/>
            <w:sz w:val="21"/>
            <w:szCs w:val="21"/>
          </w:rPr>
          <w:delText xml:space="preserve">There does not seem to be a clear pattern in the number of unpaid caregiving hours worked, with </w:delText>
        </w:r>
      </w:del>
      <w:r>
        <w:rPr>
          <w:rFonts w:ascii="Helvetica" w:hAnsi="Helvetica" w:cs="Helvetica"/>
          <w:color w:val="333333"/>
          <w:sz w:val="21"/>
          <w:szCs w:val="21"/>
        </w:rPr>
        <w:t>4</w:t>
      </w:r>
      <w:commentRangeStart w:id="163"/>
      <w:r>
        <w:rPr>
          <w:rFonts w:ascii="Helvetica" w:hAnsi="Helvetica" w:cs="Helvetica"/>
          <w:color w:val="333333"/>
          <w:sz w:val="21"/>
          <w:szCs w:val="21"/>
        </w:rPr>
        <w:t>1 hours</w:t>
      </w:r>
      <w:ins w:id="164" w:author="Connor Franklin" w:date="2022-05-09T14:50:00Z">
        <w:r w:rsidR="0037547E">
          <w:rPr>
            <w:rFonts w:ascii="Helvetica" w:hAnsi="Helvetica" w:cs="Helvetica"/>
            <w:color w:val="333333"/>
            <w:sz w:val="21"/>
            <w:szCs w:val="21"/>
          </w:rPr>
          <w:t xml:space="preserve"> per week of caregiving was the</w:t>
        </w:r>
      </w:ins>
      <w:del w:id="165" w:author="Connor Franklin" w:date="2022-05-09T14:50:00Z">
        <w:r w:rsidDel="0037547E">
          <w:rPr>
            <w:rFonts w:ascii="Helvetica" w:hAnsi="Helvetica" w:cs="Helvetica"/>
            <w:color w:val="333333"/>
            <w:sz w:val="21"/>
            <w:szCs w:val="21"/>
          </w:rPr>
          <w:delText xml:space="preserve"> being</w:delText>
        </w:r>
      </w:del>
      <w:r>
        <w:rPr>
          <w:rFonts w:ascii="Helvetica" w:hAnsi="Helvetica" w:cs="Helvetica"/>
          <w:color w:val="333333"/>
          <w:sz w:val="21"/>
          <w:szCs w:val="21"/>
        </w:rPr>
        <w:t xml:space="preserve"> most common</w:t>
      </w:r>
      <w:ins w:id="166" w:author="Connor Franklin" w:date="2022-05-09T14:50:00Z">
        <w:r w:rsidR="0037547E">
          <w:rPr>
            <w:rFonts w:ascii="Helvetica" w:hAnsi="Helvetica" w:cs="Helvetica"/>
            <w:color w:val="333333"/>
            <w:sz w:val="21"/>
            <w:szCs w:val="21"/>
          </w:rPr>
          <w:t xml:space="preserve"> response</w:t>
        </w:r>
      </w:ins>
      <w:r>
        <w:rPr>
          <w:rFonts w:ascii="Helvetica" w:hAnsi="Helvetica" w:cs="Helvetica"/>
          <w:color w:val="333333"/>
          <w:sz w:val="21"/>
          <w:szCs w:val="21"/>
        </w:rPr>
        <w:t xml:space="preserve"> (14 people) </w:t>
      </w:r>
      <w:commentRangeEnd w:id="163"/>
      <w:r w:rsidR="002E3F8E">
        <w:rPr>
          <w:rStyle w:val="CommentReference"/>
          <w:rFonts w:asciiTheme="minorHAnsi" w:eastAsiaTheme="minorHAnsi" w:hAnsiTheme="minorHAnsi" w:cstheme="minorBidi"/>
        </w:rPr>
        <w:commentReference w:id="163"/>
      </w:r>
      <w:r>
        <w:rPr>
          <w:rFonts w:ascii="Helvetica" w:hAnsi="Helvetica" w:cs="Helvetica"/>
          <w:color w:val="333333"/>
          <w:sz w:val="21"/>
          <w:szCs w:val="21"/>
        </w:rPr>
        <w:t>and 20 hours</w:t>
      </w:r>
      <w:ins w:id="167" w:author="Connor Franklin" w:date="2022-05-09T14:50:00Z">
        <w:r w:rsidR="0037547E">
          <w:rPr>
            <w:rFonts w:ascii="Helvetica" w:hAnsi="Helvetica" w:cs="Helvetica"/>
            <w:color w:val="333333"/>
            <w:sz w:val="21"/>
            <w:szCs w:val="21"/>
          </w:rPr>
          <w:t xml:space="preserve"> per week was the second most frequent</w:t>
        </w:r>
      </w:ins>
      <w:del w:id="168" w:author="Connor Franklin" w:date="2022-05-09T14:51:00Z">
        <w:r w:rsidDel="0037547E">
          <w:rPr>
            <w:rFonts w:ascii="Helvetica" w:hAnsi="Helvetica" w:cs="Helvetica"/>
            <w:color w:val="333333"/>
            <w:sz w:val="21"/>
            <w:szCs w:val="21"/>
          </w:rPr>
          <w:delText xml:space="preserve"> following that</w:delText>
        </w:r>
      </w:del>
      <w:r>
        <w:rPr>
          <w:rFonts w:ascii="Helvetica" w:hAnsi="Helvetica" w:cs="Helvetica"/>
          <w:color w:val="333333"/>
          <w:sz w:val="21"/>
          <w:szCs w:val="21"/>
        </w:rPr>
        <w:t xml:space="preserve"> (13 people).</w:t>
      </w:r>
    </w:p>
    <w:p w14:paraId="6A67835C"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2027449A"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Academic Workload</w:t>
      </w:r>
    </w:p>
    <w:p w14:paraId="1D7F9C2B"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Below is a breakdown of the academic workload, using the 3 hours of work per unit measurement (n=117, 95% of 123 reporting).</w:t>
      </w:r>
      <w:r>
        <w:rPr>
          <w:rFonts w:ascii="Helvetica" w:hAnsi="Helvetica" w:cs="Helvetica"/>
          <w:color w:val="333333"/>
          <w:sz w:val="21"/>
          <w:szCs w:val="21"/>
        </w:rPr>
        <w:t> </w:t>
      </w:r>
      <w:r>
        <w:rPr>
          <w:rStyle w:val="Emphasis"/>
          <w:rFonts w:ascii="Helvetica" w:hAnsi="Helvetica" w:cs="Helvetica"/>
          <w:color w:val="333333"/>
          <w:sz w:val="21"/>
          <w:szCs w:val="21"/>
        </w:rPr>
        <w:t>Note that values denoted as “22+” are now “66+”, but were rounded to 66 for the analysis below</w:t>
      </w:r>
      <w:r>
        <w:rPr>
          <w:rFonts w:ascii="Helvetica" w:hAnsi="Helvetica" w:cs="Helvetica"/>
          <w:color w:val="333333"/>
          <w:sz w:val="21"/>
          <w:szCs w:val="21"/>
        </w:rPr>
        <w:t>.</w:t>
      </w:r>
    </w:p>
    <w:p w14:paraId="4396D764"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Figure 3.8: Academic Hours Distribution</w:t>
      </w:r>
    </w:p>
    <w:p w14:paraId="0CD1F2E5"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academic hours </w:t>
      </w:r>
      <w:commentRangeStart w:id="169"/>
      <w:r>
        <w:rPr>
          <w:rFonts w:ascii="Helvetica" w:hAnsi="Helvetica" w:cs="Helvetica"/>
          <w:color w:val="333333"/>
          <w:sz w:val="21"/>
          <w:szCs w:val="21"/>
        </w:rPr>
        <w:t xml:space="preserve">worked </w:t>
      </w:r>
      <w:commentRangeEnd w:id="169"/>
      <w:r w:rsidR="0037547E">
        <w:rPr>
          <w:rStyle w:val="CommentReference"/>
          <w:rFonts w:asciiTheme="minorHAnsi" w:eastAsiaTheme="minorHAnsi" w:hAnsiTheme="minorHAnsi" w:cstheme="minorBidi"/>
        </w:rPr>
        <w:commentReference w:id="169"/>
      </w:r>
      <w:r>
        <w:rPr>
          <w:rFonts w:ascii="Helvetica" w:hAnsi="Helvetica" w:cs="Helvetica"/>
          <w:color w:val="333333"/>
          <w:sz w:val="21"/>
          <w:szCs w:val="21"/>
        </w:rPr>
        <w:t xml:space="preserve">per week (denoted by the dotted line) is 41.13, while the median is 42 hours. The majority of students do seem to be working 36 or more hours per week, with 36 hours being most common (30 people) and </w:t>
      </w:r>
      <w:commentRangeStart w:id="170"/>
      <w:commentRangeStart w:id="171"/>
      <w:r>
        <w:rPr>
          <w:rFonts w:ascii="Helvetica" w:hAnsi="Helvetica" w:cs="Helvetica"/>
          <w:color w:val="333333"/>
          <w:sz w:val="21"/>
          <w:szCs w:val="21"/>
        </w:rPr>
        <w:t xml:space="preserve">45 hours following that </w:t>
      </w:r>
      <w:commentRangeEnd w:id="170"/>
      <w:r w:rsidR="0037547E">
        <w:rPr>
          <w:rStyle w:val="CommentReference"/>
          <w:rFonts w:asciiTheme="minorHAnsi" w:eastAsiaTheme="minorHAnsi" w:hAnsiTheme="minorHAnsi" w:cstheme="minorBidi"/>
        </w:rPr>
        <w:commentReference w:id="170"/>
      </w:r>
      <w:commentRangeEnd w:id="171"/>
      <w:r w:rsidR="00A37CCA">
        <w:rPr>
          <w:rStyle w:val="CommentReference"/>
          <w:rFonts w:asciiTheme="minorHAnsi" w:eastAsiaTheme="minorHAnsi" w:hAnsiTheme="minorHAnsi" w:cstheme="minorBidi"/>
        </w:rPr>
        <w:commentReference w:id="171"/>
      </w:r>
      <w:r>
        <w:rPr>
          <w:rFonts w:ascii="Helvetica" w:hAnsi="Helvetica" w:cs="Helvetica"/>
          <w:color w:val="333333"/>
          <w:sz w:val="21"/>
          <w:szCs w:val="21"/>
        </w:rPr>
        <w:t>(25 people).</w:t>
      </w:r>
    </w:p>
    <w:p w14:paraId="6D5FED51"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14202A20"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Non-Academic Workload</w:t>
      </w:r>
    </w:p>
    <w:p w14:paraId="30FCBE1B" w14:textId="0020B19A"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Below is a combination of both paid and unpaid hours worked by students to get a further understanding of the workload participants face on a weekly basis. The values are also filtered so that only people who worked (more than 0 hours in total) were included (n=84, 68% of 123 reporting).</w:t>
      </w:r>
      <w:r>
        <w:rPr>
          <w:rFonts w:ascii="Helvetica" w:hAnsi="Helvetica" w:cs="Helvetica"/>
          <w:color w:val="333333"/>
          <w:sz w:val="21"/>
          <w:szCs w:val="21"/>
        </w:rPr>
        <w:t> </w:t>
      </w:r>
      <w:r>
        <w:rPr>
          <w:rStyle w:val="Emphasis"/>
          <w:rFonts w:ascii="Helvetica" w:hAnsi="Helvetica" w:cs="Helvetica"/>
          <w:color w:val="333333"/>
          <w:sz w:val="21"/>
          <w:szCs w:val="21"/>
        </w:rPr>
        <w:t>Note that values denoted as “41+” were added together to form “82+”, but are rounded to 82 for the analysis below</w:t>
      </w:r>
      <w:r>
        <w:rPr>
          <w:rFonts w:ascii="Helvetica" w:hAnsi="Helvetica" w:cs="Helvetica"/>
          <w:color w:val="333333"/>
          <w:sz w:val="21"/>
          <w:szCs w:val="21"/>
        </w:rPr>
        <w:t>.</w:t>
      </w:r>
      <w:r>
        <w:rPr>
          <w:rFonts w:ascii="Helvetica" w:hAnsi="Helvetica" w:cs="Helvetica"/>
          <w:noProof/>
          <w:color w:val="333333"/>
          <w:sz w:val="21"/>
          <w:szCs w:val="21"/>
        </w:rPr>
        <w:drawing>
          <wp:inline distT="0" distB="0" distL="0" distR="0" wp14:anchorId="0C756E1A" wp14:editId="4DF9B850">
            <wp:extent cx="5943600" cy="29718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Helvetica" w:hAnsi="Helvetica" w:cs="Helvetica"/>
          <w:color w:val="333333"/>
          <w:sz w:val="21"/>
          <w:szCs w:val="21"/>
        </w:rPr>
        <w:t>Figure 3.9: Non-Academic Hours Distribution</w:t>
      </w:r>
    </w:p>
    <w:p w14:paraId="6B15D94A" w14:textId="5092F80B"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average number of total hours worked per week (denoted by the dotted line) is 26.21, while the median is 23.5 hours. The</w:t>
      </w:r>
      <w:ins w:id="172" w:author="Connor Franklin" w:date="2022-05-09T14:53:00Z">
        <w:r w:rsidR="0037547E">
          <w:rPr>
            <w:rFonts w:ascii="Helvetica" w:hAnsi="Helvetica" w:cs="Helvetica"/>
            <w:color w:val="333333"/>
            <w:sz w:val="21"/>
            <w:szCs w:val="21"/>
          </w:rPr>
          <w:t xml:space="preserve"> data indicates that the</w:t>
        </w:r>
      </w:ins>
      <w:r>
        <w:rPr>
          <w:rFonts w:ascii="Helvetica" w:hAnsi="Helvetica" w:cs="Helvetica"/>
          <w:color w:val="333333"/>
          <w:sz w:val="21"/>
          <w:szCs w:val="21"/>
        </w:rPr>
        <w:t xml:space="preserve"> majority of students </w:t>
      </w:r>
      <w:del w:id="173" w:author="Connor Franklin" w:date="2022-05-09T14:53:00Z">
        <w:r w:rsidDel="0037547E">
          <w:rPr>
            <w:rFonts w:ascii="Helvetica" w:hAnsi="Helvetica" w:cs="Helvetica"/>
            <w:color w:val="333333"/>
            <w:sz w:val="21"/>
            <w:szCs w:val="21"/>
          </w:rPr>
          <w:delText>do seem to be</w:delText>
        </w:r>
      </w:del>
      <w:r>
        <w:rPr>
          <w:rFonts w:ascii="Helvetica" w:hAnsi="Helvetica" w:cs="Helvetica"/>
          <w:color w:val="333333"/>
          <w:sz w:val="21"/>
          <w:szCs w:val="21"/>
        </w:rPr>
        <w:t xml:space="preserve"> work</w:t>
      </w:r>
      <w:del w:id="174" w:author="Connor Franklin" w:date="2022-05-09T14:53:00Z">
        <w:r w:rsidDel="0037547E">
          <w:rPr>
            <w:rFonts w:ascii="Helvetica" w:hAnsi="Helvetica" w:cs="Helvetica"/>
            <w:color w:val="333333"/>
            <w:sz w:val="21"/>
            <w:szCs w:val="21"/>
          </w:rPr>
          <w:delText>ing</w:delText>
        </w:r>
      </w:del>
      <w:r>
        <w:rPr>
          <w:rFonts w:ascii="Helvetica" w:hAnsi="Helvetica" w:cs="Helvetica"/>
          <w:color w:val="333333"/>
          <w:sz w:val="21"/>
          <w:szCs w:val="21"/>
        </w:rPr>
        <w:t xml:space="preserve"> under 40 </w:t>
      </w:r>
      <w:ins w:id="175" w:author="Connor Franklin" w:date="2022-05-09T14:54:00Z">
        <w:r w:rsidR="0037547E">
          <w:rPr>
            <w:rFonts w:ascii="Helvetica" w:hAnsi="Helvetica" w:cs="Helvetica"/>
            <w:color w:val="333333"/>
            <w:sz w:val="21"/>
            <w:szCs w:val="21"/>
          </w:rPr>
          <w:t xml:space="preserve">non-academic </w:t>
        </w:r>
      </w:ins>
      <w:r>
        <w:rPr>
          <w:rFonts w:ascii="Helvetica" w:hAnsi="Helvetica" w:cs="Helvetica"/>
          <w:color w:val="333333"/>
          <w:sz w:val="21"/>
          <w:szCs w:val="21"/>
        </w:rPr>
        <w:t xml:space="preserve">hours per week in total, with </w:t>
      </w:r>
      <w:commentRangeStart w:id="176"/>
      <w:r>
        <w:rPr>
          <w:rFonts w:ascii="Helvetica" w:hAnsi="Helvetica" w:cs="Helvetica"/>
          <w:color w:val="333333"/>
          <w:sz w:val="21"/>
          <w:szCs w:val="21"/>
        </w:rPr>
        <w:t>20 hours being most common (12 people) and 40 hours following that (11 people).</w:t>
      </w:r>
      <w:commentRangeEnd w:id="176"/>
      <w:r w:rsidR="0037547E">
        <w:rPr>
          <w:rStyle w:val="CommentReference"/>
          <w:rFonts w:asciiTheme="minorHAnsi" w:eastAsiaTheme="minorHAnsi" w:hAnsiTheme="minorHAnsi" w:cstheme="minorBidi"/>
        </w:rPr>
        <w:commentReference w:id="176"/>
      </w:r>
    </w:p>
    <w:p w14:paraId="403DD0A9"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1E7AC913"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Total Workload</w:t>
      </w:r>
    </w:p>
    <w:p w14:paraId="6780A408" w14:textId="17DAD299"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 xml:space="preserve">Below is a combination of all worked hours per week, both academic and non-academic. This includes units (3 </w:t>
      </w:r>
      <w:proofErr w:type="spellStart"/>
      <w:r>
        <w:rPr>
          <w:rStyle w:val="Strong"/>
          <w:rFonts w:ascii="Helvetica" w:hAnsi="Helvetica" w:cs="Helvetica"/>
          <w:color w:val="333333"/>
          <w:sz w:val="21"/>
          <w:szCs w:val="21"/>
        </w:rPr>
        <w:t>hr</w:t>
      </w:r>
      <w:proofErr w:type="spellEnd"/>
      <w:r>
        <w:rPr>
          <w:rStyle w:val="Strong"/>
          <w:rFonts w:ascii="Helvetica" w:hAnsi="Helvetica" w:cs="Helvetica"/>
          <w:color w:val="333333"/>
          <w:sz w:val="21"/>
          <w:szCs w:val="21"/>
        </w:rPr>
        <w:t>/unit), paid, and unpaid worked hours (n=118, 96% of 123 reporting).</w:t>
      </w:r>
      <w:r>
        <w:rPr>
          <w:rFonts w:ascii="Helvetica" w:hAnsi="Helvetica" w:cs="Helvetica"/>
          <w:color w:val="333333"/>
          <w:sz w:val="21"/>
          <w:szCs w:val="21"/>
        </w:rPr>
        <w:t> </w:t>
      </w:r>
      <w:r>
        <w:rPr>
          <w:rStyle w:val="Emphasis"/>
          <w:rFonts w:ascii="Helvetica" w:hAnsi="Helvetica" w:cs="Helvetica"/>
          <w:color w:val="333333"/>
          <w:sz w:val="21"/>
          <w:szCs w:val="21"/>
        </w:rPr>
        <w:t>Note that values denoted as “41+” and “22+” were rounded to 41 and 22 (respectively) for the below analysis</w:t>
      </w:r>
      <w:r>
        <w:rPr>
          <w:rFonts w:ascii="Helvetica" w:hAnsi="Helvetica" w:cs="Helvetica"/>
          <w:color w:val="333333"/>
          <w:sz w:val="21"/>
          <w:szCs w:val="21"/>
        </w:rPr>
        <w:t>.</w:t>
      </w:r>
      <w:r>
        <w:rPr>
          <w:rFonts w:ascii="Helvetica" w:hAnsi="Helvetica" w:cs="Helvetica"/>
          <w:noProof/>
          <w:color w:val="333333"/>
          <w:sz w:val="21"/>
          <w:szCs w:val="21"/>
        </w:rPr>
        <w:drawing>
          <wp:inline distT="0" distB="0" distL="0" distR="0" wp14:anchorId="100DA195" wp14:editId="330D1491">
            <wp:extent cx="5943600" cy="2971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Helvetica" w:hAnsi="Helvetica" w:cs="Helvetica"/>
          <w:color w:val="333333"/>
          <w:sz w:val="21"/>
          <w:szCs w:val="21"/>
        </w:rPr>
        <w:t>Figure 3.10: Total Workload Hours Distribution</w:t>
      </w:r>
    </w:p>
    <w:p w14:paraId="4D21C7B5" w14:textId="352BBB30"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number of total hours worked per week (denoted by the dotted line) is 59.44, while the median is 57.5 hours. The </w:t>
      </w:r>
      <w:ins w:id="177" w:author="Connor Franklin" w:date="2022-05-09T14:55:00Z">
        <w:r w:rsidR="000843DA">
          <w:rPr>
            <w:rFonts w:ascii="Helvetica" w:hAnsi="Helvetica" w:cs="Helvetica"/>
            <w:color w:val="333333"/>
            <w:sz w:val="21"/>
            <w:szCs w:val="21"/>
          </w:rPr>
          <w:t xml:space="preserve">data indicates that the </w:t>
        </w:r>
      </w:ins>
      <w:r>
        <w:rPr>
          <w:rFonts w:ascii="Helvetica" w:hAnsi="Helvetica" w:cs="Helvetica"/>
          <w:color w:val="333333"/>
          <w:sz w:val="21"/>
          <w:szCs w:val="21"/>
        </w:rPr>
        <w:t xml:space="preserve">majority of students </w:t>
      </w:r>
      <w:del w:id="178" w:author="Connor Franklin" w:date="2022-05-09T14:55:00Z">
        <w:r w:rsidDel="000843DA">
          <w:rPr>
            <w:rFonts w:ascii="Helvetica" w:hAnsi="Helvetica" w:cs="Helvetica"/>
            <w:color w:val="333333"/>
            <w:sz w:val="21"/>
            <w:szCs w:val="21"/>
          </w:rPr>
          <w:delText>do seem to be</w:delText>
        </w:r>
      </w:del>
      <w:ins w:id="179" w:author="Connor Franklin" w:date="2022-05-09T14:55:00Z">
        <w:r w:rsidR="000843DA">
          <w:rPr>
            <w:rFonts w:ascii="Helvetica" w:hAnsi="Helvetica" w:cs="Helvetica"/>
            <w:color w:val="333333"/>
            <w:sz w:val="21"/>
            <w:szCs w:val="21"/>
          </w:rPr>
          <w:t>are</w:t>
        </w:r>
      </w:ins>
      <w:r>
        <w:rPr>
          <w:rFonts w:ascii="Helvetica" w:hAnsi="Helvetica" w:cs="Helvetica"/>
          <w:color w:val="333333"/>
          <w:sz w:val="21"/>
          <w:szCs w:val="21"/>
        </w:rPr>
        <w:t xml:space="preserve"> working over full-time in total, with 45 hours being </w:t>
      </w:r>
      <w:commentRangeStart w:id="180"/>
      <w:commentRangeStart w:id="181"/>
      <w:r>
        <w:rPr>
          <w:rFonts w:ascii="Helvetica" w:hAnsi="Helvetica" w:cs="Helvetica"/>
          <w:color w:val="333333"/>
          <w:sz w:val="21"/>
          <w:szCs w:val="21"/>
        </w:rPr>
        <w:t>most common (10 people) and 48 hours following that (8 people).</w:t>
      </w:r>
      <w:commentRangeEnd w:id="180"/>
      <w:r w:rsidR="000843DA">
        <w:rPr>
          <w:rStyle w:val="CommentReference"/>
          <w:rFonts w:asciiTheme="minorHAnsi" w:eastAsiaTheme="minorHAnsi" w:hAnsiTheme="minorHAnsi" w:cstheme="minorBidi"/>
        </w:rPr>
        <w:commentReference w:id="180"/>
      </w:r>
      <w:commentRangeEnd w:id="181"/>
      <w:r w:rsidR="00CB4809">
        <w:rPr>
          <w:rStyle w:val="CommentReference"/>
          <w:rFonts w:asciiTheme="minorHAnsi" w:eastAsiaTheme="minorHAnsi" w:hAnsiTheme="minorHAnsi" w:cstheme="minorBidi"/>
        </w:rPr>
        <w:commentReference w:id="181"/>
      </w:r>
    </w:p>
    <w:p w14:paraId="23F74DD0"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p>
    <w:p w14:paraId="6170DCFB" w14:textId="77777777" w:rsidR="00095DB3" w:rsidRDefault="00095DB3" w:rsidP="00095DB3">
      <w:pPr>
        <w:pStyle w:val="Heading2"/>
        <w:shd w:val="clear" w:color="auto" w:fill="FFFFFF"/>
        <w:spacing w:before="0" w:beforeAutospacing="0" w:after="150" w:afterAutospacing="0"/>
        <w:rPr>
          <w:rFonts w:ascii="inherit" w:hAnsi="inherit" w:cs="Helvetica"/>
          <w:b w:val="0"/>
          <w:bCs w:val="0"/>
          <w:color w:val="333333"/>
          <w:sz w:val="45"/>
          <w:szCs w:val="45"/>
        </w:rPr>
      </w:pPr>
      <w:proofErr w:type="spellStart"/>
      <w:r>
        <w:rPr>
          <w:rFonts w:ascii="inherit" w:hAnsi="inherit" w:cs="Helvetica"/>
          <w:b w:val="0"/>
          <w:bCs w:val="0"/>
          <w:color w:val="333333"/>
          <w:sz w:val="45"/>
          <w:szCs w:val="45"/>
        </w:rPr>
        <w:t>CalFresh</w:t>
      </w:r>
      <w:proofErr w:type="spellEnd"/>
      <w:r>
        <w:rPr>
          <w:rFonts w:ascii="inherit" w:hAnsi="inherit" w:cs="Helvetica"/>
          <w:b w:val="0"/>
          <w:bCs w:val="0"/>
          <w:color w:val="333333"/>
          <w:sz w:val="45"/>
          <w:szCs w:val="45"/>
        </w:rPr>
        <w:t xml:space="preserve"> Workload</w:t>
      </w:r>
    </w:p>
    <w:p w14:paraId="41DA80C5"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People are required to meet a </w:t>
      </w:r>
      <w:proofErr w:type="gramStart"/>
      <w:r>
        <w:rPr>
          <w:rFonts w:ascii="Helvetica" w:hAnsi="Helvetica" w:cs="Helvetica"/>
          <w:color w:val="333333"/>
          <w:sz w:val="21"/>
          <w:szCs w:val="21"/>
        </w:rPr>
        <w:t>certain work criteria</w:t>
      </w:r>
      <w:proofErr w:type="gramEnd"/>
      <w:r>
        <w:rPr>
          <w:rFonts w:ascii="Helvetica" w:hAnsi="Helvetica" w:cs="Helvetica"/>
          <w:color w:val="333333"/>
          <w:sz w:val="21"/>
          <w:szCs w:val="21"/>
        </w:rPr>
        <w:t xml:space="preserve"> in order to receive CalFresh benefits. All able-bodied adults are required to work a minimum of 80 hours per month, which can be broken down into roughly 20 hours per week. This can be either paid or unpaid work, and more information on this requirement can be found on the </w:t>
      </w:r>
      <w:hyperlink r:id="rId35" w:anchor=":~:text=People%20who%20are%20ABAWDs%20must,%2C%20and%20in%2Dkind%20work." w:history="1">
        <w:r>
          <w:rPr>
            <w:rStyle w:val="Hyperlink"/>
            <w:rFonts w:ascii="Helvetica" w:hAnsi="Helvetica" w:cs="Helvetica"/>
            <w:color w:val="337AB7"/>
            <w:sz w:val="21"/>
            <w:szCs w:val="21"/>
          </w:rPr>
          <w:t>Department of Social Services</w:t>
        </w:r>
      </w:hyperlink>
      <w:r>
        <w:rPr>
          <w:rFonts w:ascii="Helvetica" w:hAnsi="Helvetica" w:cs="Helvetica"/>
          <w:color w:val="333333"/>
          <w:sz w:val="21"/>
          <w:szCs w:val="21"/>
        </w:rPr>
        <w:t xml:space="preserve"> website. If you are </w:t>
      </w:r>
      <w:proofErr w:type="gramStart"/>
      <w:r>
        <w:rPr>
          <w:rFonts w:ascii="Helvetica" w:hAnsi="Helvetica" w:cs="Helvetica"/>
          <w:color w:val="333333"/>
          <w:sz w:val="21"/>
          <w:szCs w:val="21"/>
        </w:rPr>
        <w:t>an</w:t>
      </w:r>
      <w:proofErr w:type="gramEnd"/>
      <w:r>
        <w:rPr>
          <w:rFonts w:ascii="Helvetica" w:hAnsi="Helvetica" w:cs="Helvetica"/>
          <w:color w:val="333333"/>
          <w:sz w:val="21"/>
          <w:szCs w:val="21"/>
        </w:rPr>
        <w:t xml:space="preserve"> student, you may be enrolled in at least 6 academic units or more (equivalent to 18+ hours per week of academic workload) rather than having a paid/unpaid job. For more information on student eligibility, see the </w:t>
      </w:r>
      <w:hyperlink r:id="rId36" w:history="1">
        <w:r>
          <w:rPr>
            <w:rStyle w:val="Hyperlink"/>
            <w:rFonts w:ascii="Helvetica" w:hAnsi="Helvetica" w:cs="Helvetica"/>
            <w:color w:val="337AB7"/>
            <w:sz w:val="21"/>
            <w:szCs w:val="21"/>
          </w:rPr>
          <w:t>College Student Eligibility</w:t>
        </w:r>
      </w:hyperlink>
      <w:r>
        <w:rPr>
          <w:rFonts w:ascii="Helvetica" w:hAnsi="Helvetica" w:cs="Helvetica"/>
          <w:color w:val="333333"/>
          <w:sz w:val="21"/>
          <w:szCs w:val="21"/>
        </w:rPr>
        <w:t> requirements on Chico State’s website.</w:t>
      </w:r>
    </w:p>
    <w:p w14:paraId="768ADB82" w14:textId="77777777"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below graphs </w:t>
      </w:r>
      <w:proofErr w:type="gramStart"/>
      <w:r>
        <w:rPr>
          <w:rFonts w:ascii="Helvetica" w:hAnsi="Helvetica" w:cs="Helvetica"/>
          <w:color w:val="333333"/>
          <w:sz w:val="21"/>
          <w:szCs w:val="21"/>
        </w:rPr>
        <w:t>breaks</w:t>
      </w:r>
      <w:proofErr w:type="gramEnd"/>
      <w:r>
        <w:rPr>
          <w:rFonts w:ascii="Helvetica" w:hAnsi="Helvetica" w:cs="Helvetica"/>
          <w:color w:val="333333"/>
          <w:sz w:val="21"/>
          <w:szCs w:val="21"/>
        </w:rPr>
        <w:t xml:space="preserve"> down if a person meets the workload requirements based solely on one of the following criteria:</w:t>
      </w:r>
    </w:p>
    <w:p w14:paraId="4813F12E" w14:textId="77777777" w:rsidR="00095DB3" w:rsidRDefault="00095DB3" w:rsidP="00095DB3">
      <w:pPr>
        <w:numPr>
          <w:ilvl w:val="0"/>
          <w:numId w:val="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Academic workload - enrolled in 6 or more units (18 or more hours).</w:t>
      </w:r>
    </w:p>
    <w:p w14:paraId="40183B5E" w14:textId="77777777" w:rsidR="00095DB3" w:rsidRDefault="00095DB3" w:rsidP="00095DB3">
      <w:pPr>
        <w:numPr>
          <w:ilvl w:val="0"/>
          <w:numId w:val="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Paid Workload - working 20+ weekly hours at a paid position.</w:t>
      </w:r>
    </w:p>
    <w:p w14:paraId="7CAA4DD3" w14:textId="77777777" w:rsidR="00095DB3" w:rsidRDefault="00095DB3" w:rsidP="00095DB3">
      <w:pPr>
        <w:numPr>
          <w:ilvl w:val="0"/>
          <w:numId w:val="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 xml:space="preserve">Unpaid Workload - working 20+ weekly hours at </w:t>
      </w:r>
      <w:proofErr w:type="gramStart"/>
      <w:r>
        <w:rPr>
          <w:rFonts w:ascii="Helvetica" w:hAnsi="Helvetica" w:cs="Helvetica"/>
          <w:color w:val="333333"/>
          <w:sz w:val="21"/>
          <w:szCs w:val="21"/>
        </w:rPr>
        <w:t>a</w:t>
      </w:r>
      <w:proofErr w:type="gramEnd"/>
      <w:r>
        <w:rPr>
          <w:rFonts w:ascii="Helvetica" w:hAnsi="Helvetica" w:cs="Helvetica"/>
          <w:color w:val="333333"/>
          <w:sz w:val="21"/>
          <w:szCs w:val="21"/>
        </w:rPr>
        <w:t xml:space="preserve"> unpaid position.</w:t>
      </w:r>
    </w:p>
    <w:p w14:paraId="2C789F33" w14:textId="77777777" w:rsidR="00095DB3" w:rsidRDefault="00095DB3" w:rsidP="00095DB3">
      <w:pPr>
        <w:numPr>
          <w:ilvl w:val="0"/>
          <w:numId w:val="1"/>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Total Workload - working 20+ weekly hours in total (combination of academic, paid, and unpaid).</w:t>
      </w:r>
    </w:p>
    <w:p w14:paraId="2A8031A2" w14:textId="28C8CD4D" w:rsidR="00095DB3" w:rsidRDefault="00095DB3" w:rsidP="00095DB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Note: people with a workload of 0 hours were included in the graph and analysis.</w:t>
      </w:r>
      <w:r>
        <w:rPr>
          <w:rFonts w:ascii="Helvetica" w:hAnsi="Helvetica" w:cs="Helvetica"/>
          <w:noProof/>
          <w:color w:val="333333"/>
          <w:sz w:val="21"/>
          <w:szCs w:val="21"/>
        </w:rPr>
        <w:drawing>
          <wp:inline distT="0" distB="0" distL="0" distR="0" wp14:anchorId="75FC8533" wp14:editId="4CE28302">
            <wp:extent cx="5943600" cy="2526030"/>
            <wp:effectExtent l="0" t="0" r="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r>
        <w:rPr>
          <w:rFonts w:ascii="Helvetica" w:hAnsi="Helvetica" w:cs="Helvetica"/>
          <w:color w:val="333333"/>
          <w:sz w:val="21"/>
          <w:szCs w:val="21"/>
        </w:rPr>
        <w:t>Figure 3.11: CalFresh Workload Qualification Breakdown</w:t>
      </w:r>
    </w:p>
    <w:p w14:paraId="6BFC8121" w14:textId="77777777" w:rsidR="000843DA" w:rsidRDefault="00095DB3" w:rsidP="00095DB3">
      <w:pPr>
        <w:numPr>
          <w:ilvl w:val="0"/>
          <w:numId w:val="2"/>
        </w:numPr>
        <w:shd w:val="clear" w:color="auto" w:fill="FFFFFF"/>
        <w:spacing w:before="100" w:beforeAutospacing="1" w:after="100" w:afterAutospacing="1" w:line="240" w:lineRule="auto"/>
        <w:rPr>
          <w:ins w:id="182" w:author="Connor Franklin" w:date="2022-05-09T15:00:00Z"/>
          <w:rFonts w:ascii="Helvetica" w:hAnsi="Helvetica" w:cs="Helvetica"/>
          <w:color w:val="333333"/>
          <w:sz w:val="21"/>
          <w:szCs w:val="21"/>
        </w:rPr>
      </w:pPr>
      <w:r>
        <w:rPr>
          <w:rFonts w:ascii="Helvetica" w:hAnsi="Helvetica" w:cs="Helvetica"/>
          <w:color w:val="333333"/>
          <w:sz w:val="21"/>
          <w:szCs w:val="21"/>
        </w:rPr>
        <w:t xml:space="preserve">Based on the academic workload, the data indicates a large majority of participants are taking more than 6 units and are meet the eligibility requirements (114 people). A very small minority of participants are not taking more than 6 units and do not meet the eligibility requirements (3 people). </w:t>
      </w:r>
    </w:p>
    <w:p w14:paraId="12FCDFFB" w14:textId="6657F98B" w:rsidR="00095DB3" w:rsidRDefault="00095DB3" w:rsidP="00095DB3">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del w:id="183" w:author="Connor Franklin" w:date="2022-05-09T14:58:00Z">
        <w:r w:rsidDel="000843DA">
          <w:rPr>
            <w:rFonts w:ascii="Helvetica" w:hAnsi="Helvetica" w:cs="Helvetica"/>
            <w:color w:val="333333"/>
            <w:sz w:val="21"/>
            <w:szCs w:val="21"/>
          </w:rPr>
          <w:delText>-</w:delText>
        </w:r>
      </w:del>
      <w:r>
        <w:rPr>
          <w:rFonts w:ascii="Helvetica" w:hAnsi="Helvetica" w:cs="Helvetica"/>
          <w:color w:val="333333"/>
          <w:sz w:val="21"/>
          <w:szCs w:val="21"/>
        </w:rPr>
        <w:t xml:space="preserve">Based on the paid workload, the data indicates that less than half of participants work 20 or more hours per week and meet the eligibility requirements (51 people). </w:t>
      </w:r>
      <w:ins w:id="184" w:author="Connor Franklin" w:date="2022-05-09T15:01:00Z">
        <w:r w:rsidR="00F66506">
          <w:rPr>
            <w:rFonts w:ascii="Helvetica" w:hAnsi="Helvetica" w:cs="Helvetica"/>
            <w:color w:val="333333"/>
            <w:sz w:val="21"/>
            <w:szCs w:val="21"/>
          </w:rPr>
          <w:t xml:space="preserve">Comparatively, 67 respondents </w:t>
        </w:r>
      </w:ins>
      <w:del w:id="185" w:author="Connor Franklin" w:date="2022-05-09T15:01:00Z">
        <w:r w:rsidDel="00F66506">
          <w:rPr>
            <w:rFonts w:ascii="Helvetica" w:hAnsi="Helvetica" w:cs="Helvetica"/>
            <w:color w:val="333333"/>
            <w:sz w:val="21"/>
            <w:szCs w:val="21"/>
          </w:rPr>
          <w:delText xml:space="preserve">A little over half </w:delText>
        </w:r>
      </w:del>
      <w:r>
        <w:rPr>
          <w:rFonts w:ascii="Helvetica" w:hAnsi="Helvetica" w:cs="Helvetica"/>
          <w:color w:val="333333"/>
          <w:sz w:val="21"/>
          <w:szCs w:val="21"/>
        </w:rPr>
        <w:t>work less than 20 hours per week and do not meet the eligibility requirements</w:t>
      </w:r>
      <w:del w:id="186" w:author="Connor Franklin" w:date="2022-05-09T15:02:00Z">
        <w:r w:rsidDel="00F66506">
          <w:rPr>
            <w:rFonts w:ascii="Helvetica" w:hAnsi="Helvetica" w:cs="Helvetica"/>
            <w:color w:val="333333"/>
            <w:sz w:val="21"/>
            <w:szCs w:val="21"/>
          </w:rPr>
          <w:delText xml:space="preserve"> (</w:delText>
        </w:r>
      </w:del>
      <w:del w:id="187" w:author="Connor Franklin" w:date="2022-05-09T15:01:00Z">
        <w:r w:rsidDel="00F66506">
          <w:rPr>
            <w:rFonts w:ascii="Helvetica" w:hAnsi="Helvetica" w:cs="Helvetica"/>
            <w:color w:val="333333"/>
            <w:sz w:val="21"/>
            <w:szCs w:val="21"/>
          </w:rPr>
          <w:delText>67 people)</w:delText>
        </w:r>
      </w:del>
      <w:r>
        <w:rPr>
          <w:rFonts w:ascii="Helvetica" w:hAnsi="Helvetica" w:cs="Helvetica"/>
          <w:color w:val="333333"/>
          <w:sz w:val="21"/>
          <w:szCs w:val="21"/>
        </w:rPr>
        <w:t>.</w:t>
      </w:r>
    </w:p>
    <w:p w14:paraId="0A2968A5" w14:textId="77777777" w:rsidR="00095DB3" w:rsidRDefault="00095DB3" w:rsidP="00095DB3">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Based on the unpaid workload, the data indicates that only a minority of participants work 20 or more hours per week and meet the eligibility requirements (5 people). The vast majority work less than 20 hours per week and do not meet the eligibility requirements (110 people).</w:t>
      </w:r>
    </w:p>
    <w:p w14:paraId="71A027DA" w14:textId="77777777" w:rsidR="00095DB3" w:rsidRDefault="00095DB3" w:rsidP="00095DB3">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Based on the total workload, the data indicates that the majority of participants work 20 or more hours per week and meet the eligibility requirements (116 people). Only a small number work less than 20 hours per week and do not meet the eligibility requirements (2 people).</w:t>
      </w:r>
    </w:p>
    <w:p w14:paraId="667D617C" w14:textId="2780988D" w:rsidR="00095DB3" w:rsidRDefault="00095DB3" w:rsidP="00095DB3">
      <w:pPr>
        <w:rPr>
          <w:sz w:val="24"/>
          <w:szCs w:val="24"/>
        </w:rPr>
      </w:pPr>
      <w:r>
        <w:rPr>
          <w:rFonts w:ascii="Helvetica" w:hAnsi="Helvetica" w:cs="Helvetica"/>
          <w:color w:val="333333"/>
          <w:sz w:val="21"/>
          <w:szCs w:val="21"/>
        </w:rPr>
        <w:br/>
      </w:r>
      <w:r>
        <w:rPr>
          <w:noProof/>
        </w:rPr>
        <w:drawing>
          <wp:inline distT="0" distB="0" distL="0" distR="0" wp14:anchorId="738EFEF1" wp14:editId="03C31E99">
            <wp:extent cx="5943600" cy="1846580"/>
            <wp:effectExtent l="0" t="0" r="0" b="127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6580"/>
                    </a:xfrm>
                    <a:prstGeom prst="rect">
                      <a:avLst/>
                    </a:prstGeom>
                    <a:noFill/>
                    <a:ln>
                      <a:noFill/>
                    </a:ln>
                  </pic:spPr>
                </pic:pic>
              </a:graphicData>
            </a:graphic>
          </wp:inline>
        </w:drawing>
      </w:r>
    </w:p>
    <w:p w14:paraId="0B6929B3" w14:textId="5C716EA6" w:rsidR="00863065" w:rsidRDefault="00863065">
      <w:pPr>
        <w:rPr>
          <w:sz w:val="24"/>
          <w:szCs w:val="24"/>
        </w:rPr>
      </w:pPr>
      <w:r>
        <w:rPr>
          <w:sz w:val="24"/>
          <w:szCs w:val="24"/>
        </w:rPr>
        <w:br w:type="page"/>
      </w:r>
    </w:p>
    <w:p w14:paraId="45F7808D" w14:textId="77777777" w:rsidR="00863065" w:rsidRPr="00863065" w:rsidRDefault="00863065" w:rsidP="00863065">
      <w:pPr>
        <w:shd w:val="clear" w:color="auto" w:fill="FFFFFF"/>
        <w:spacing w:before="300" w:after="150" w:line="240" w:lineRule="auto"/>
        <w:outlineLvl w:val="0"/>
        <w:rPr>
          <w:rFonts w:ascii="inherit" w:eastAsia="Times New Roman" w:hAnsi="inherit" w:cs="Helvetica"/>
          <w:color w:val="333333"/>
          <w:kern w:val="36"/>
          <w:sz w:val="57"/>
          <w:szCs w:val="57"/>
        </w:rPr>
      </w:pPr>
      <w:r w:rsidRPr="00863065">
        <w:rPr>
          <w:rFonts w:ascii="inherit" w:eastAsia="Times New Roman" w:hAnsi="inherit" w:cs="Helvetica"/>
          <w:color w:val="333333"/>
          <w:kern w:val="36"/>
          <w:sz w:val="57"/>
          <w:szCs w:val="57"/>
        </w:rPr>
        <w:t>Housing</w:t>
      </w:r>
    </w:p>
    <w:p w14:paraId="430B737E" w14:textId="4311AF1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The following questions were asking in regard</w:t>
      </w:r>
      <w:del w:id="188" w:author="Connor Franklin" w:date="2022-05-11T08:55:00Z">
        <w:r w:rsidRPr="00863065" w:rsidDel="00863065">
          <w:rPr>
            <w:rFonts w:ascii="Helvetica" w:eastAsia="Times New Roman" w:hAnsi="Helvetica" w:cs="Helvetica"/>
            <w:color w:val="333333"/>
            <w:sz w:val="21"/>
            <w:szCs w:val="21"/>
          </w:rPr>
          <w:delText>s</w:delText>
        </w:r>
      </w:del>
      <w:r w:rsidRPr="00863065">
        <w:rPr>
          <w:rFonts w:ascii="Helvetica" w:eastAsia="Times New Roman" w:hAnsi="Helvetica" w:cs="Helvetica"/>
          <w:color w:val="333333"/>
          <w:sz w:val="21"/>
          <w:szCs w:val="21"/>
        </w:rPr>
        <w:t xml:space="preserve"> to students current and past housing situations. This includes changes due to COVID, if they are living near their college (with most schools being remote at the time of the survey), the type of home they current</w:t>
      </w:r>
      <w:ins w:id="189" w:author="Connor Franklin" w:date="2022-05-11T08:55:00Z">
        <w:r>
          <w:rPr>
            <w:rFonts w:ascii="Helvetica" w:eastAsia="Times New Roman" w:hAnsi="Helvetica" w:cs="Helvetica"/>
            <w:color w:val="333333"/>
            <w:sz w:val="21"/>
            <w:szCs w:val="21"/>
          </w:rPr>
          <w:t>ly</w:t>
        </w:r>
      </w:ins>
      <w:r w:rsidRPr="00863065">
        <w:rPr>
          <w:rFonts w:ascii="Helvetica" w:eastAsia="Times New Roman" w:hAnsi="Helvetica" w:cs="Helvetica"/>
          <w:color w:val="333333"/>
          <w:sz w:val="21"/>
          <w:szCs w:val="21"/>
        </w:rPr>
        <w:t xml:space="preserve"> live in, and hardships that they faced in the past year with housing.</w:t>
      </w:r>
    </w:p>
    <w:p w14:paraId="295A938C"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COVID Housing Impact</w:t>
      </w:r>
    </w:p>
    <w:p w14:paraId="12DB357C"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b/>
          <w:bCs/>
          <w:color w:val="333333"/>
          <w:sz w:val="21"/>
          <w:szCs w:val="21"/>
        </w:rPr>
        <w:t>Has your housing situation changed due to COVID-19? (n=109, 89% of 123 reporting).</w:t>
      </w:r>
    </w:p>
    <w:p w14:paraId="7E9F7E6E" w14:textId="3321DE33"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noProof/>
          <w:color w:val="333333"/>
          <w:sz w:val="21"/>
          <w:szCs w:val="21"/>
        </w:rPr>
        <w:drawing>
          <wp:inline distT="0" distB="0" distL="0" distR="0" wp14:anchorId="3AE0F2BC" wp14:editId="5B2EF2B5">
            <wp:extent cx="3657600" cy="365760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47C23E7E"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br/>
      </w:r>
      <w:r w:rsidRPr="00863065">
        <w:rPr>
          <w:rFonts w:ascii="Helvetica" w:eastAsia="Times New Roman" w:hAnsi="Helvetica" w:cs="Helvetica"/>
          <w:color w:val="333333"/>
          <w:sz w:val="21"/>
          <w:szCs w:val="21"/>
        </w:rPr>
        <w:br/>
      </w:r>
      <w:r w:rsidRPr="00863065">
        <w:rPr>
          <w:rFonts w:ascii="Helvetica" w:eastAsia="Times New Roman" w:hAnsi="Helvetica" w:cs="Helvetica"/>
          <w:color w:val="333333"/>
          <w:sz w:val="21"/>
          <w:szCs w:val="21"/>
        </w:rPr>
        <w:br/>
        <w:t>Figure 4.1: Impact of COVID on Housing</w:t>
      </w:r>
    </w:p>
    <w:p w14:paraId="01E43D6C"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There are 66 people that participated in the survey that claim their housing has not changed due to the impacts of COVID. There also are 43 people that say their housing situation did change due to the impacts of COVID.</w:t>
      </w:r>
    </w:p>
    <w:p w14:paraId="2C14FCF3"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3C38D045"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Living Near College</w:t>
      </w:r>
    </w:p>
    <w:p w14:paraId="6A9AB750"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b/>
          <w:bCs/>
          <w:color w:val="333333"/>
          <w:sz w:val="21"/>
          <w:szCs w:val="21"/>
        </w:rPr>
        <w:t>Are you currently living in the city/area in which you are enrolled in college? (n=116, 94% of 123 reporting).</w:t>
      </w:r>
    </w:p>
    <w:p w14:paraId="4C776682" w14:textId="447D41CD"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noProof/>
          <w:color w:val="333333"/>
          <w:sz w:val="21"/>
          <w:szCs w:val="21"/>
        </w:rPr>
        <w:drawing>
          <wp:inline distT="0" distB="0" distL="0" distR="0" wp14:anchorId="62CCEF29" wp14:editId="70E962B9">
            <wp:extent cx="3657600" cy="36576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1BA45907"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br/>
      </w:r>
      <w:r w:rsidRPr="00863065">
        <w:rPr>
          <w:rFonts w:ascii="Helvetica" w:eastAsia="Times New Roman" w:hAnsi="Helvetica" w:cs="Helvetica"/>
          <w:color w:val="333333"/>
          <w:sz w:val="21"/>
          <w:szCs w:val="21"/>
        </w:rPr>
        <w:br/>
        <w:t>Figure 4.2: Living Near Enrolled College</w:t>
      </w:r>
    </w:p>
    <w:p w14:paraId="0AF8262E"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 xml:space="preserve">There are 51 people that participated in the survey that do not currently live in the city/area of their enrolled college. There also are 65 people that say they do live in the city/area of their enrolled college. </w:t>
      </w:r>
      <w:commentRangeStart w:id="190"/>
      <w:r w:rsidRPr="00863065">
        <w:rPr>
          <w:rFonts w:ascii="Helvetica" w:eastAsia="Times New Roman" w:hAnsi="Helvetica" w:cs="Helvetica"/>
          <w:color w:val="333333"/>
          <w:sz w:val="21"/>
          <w:szCs w:val="21"/>
        </w:rPr>
        <w:t>This high “No” value could likely be due to many campuses being remote and students choosing to live at home or in an area with a lower cost of living.</w:t>
      </w:r>
      <w:commentRangeEnd w:id="190"/>
      <w:r w:rsidR="00866ED0">
        <w:rPr>
          <w:rStyle w:val="CommentReference"/>
        </w:rPr>
        <w:commentReference w:id="190"/>
      </w:r>
    </w:p>
    <w:p w14:paraId="6CDD74DF"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06D977C4"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Current Housing Situation</w:t>
      </w:r>
    </w:p>
    <w:p w14:paraId="5FD44B48" w14:textId="77777777" w:rsidR="00863065" w:rsidRPr="00863065" w:rsidRDefault="00863065" w:rsidP="00863065">
      <w:pPr>
        <w:shd w:val="clear" w:color="auto" w:fill="FFFFFF"/>
        <w:spacing w:after="0" w:line="240" w:lineRule="auto"/>
        <w:rPr>
          <w:rFonts w:ascii="Helvetica" w:eastAsia="Times New Roman" w:hAnsi="Helvetica" w:cs="Helvetica"/>
          <w:color w:val="333333"/>
          <w:sz w:val="21"/>
          <w:szCs w:val="21"/>
        </w:rPr>
      </w:pPr>
      <w:r w:rsidRPr="00863065">
        <w:rPr>
          <w:rFonts w:ascii="Helvetica" w:eastAsia="Times New Roman" w:hAnsi="Helvetica" w:cs="Helvetica"/>
          <w:b/>
          <w:bCs/>
          <w:color w:val="333333"/>
          <w:sz w:val="21"/>
          <w:szCs w:val="21"/>
        </w:rPr>
        <w:t>Which best describes your current housing situation?</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863065" w:rsidRPr="00863065" w14:paraId="56E2A995" w14:textId="77777777" w:rsidTr="0086306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E58E205"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Current Housing Situation</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2E3C3FD"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Yes (%)</w:t>
            </w:r>
          </w:p>
        </w:tc>
      </w:tr>
      <w:tr w:rsidR="00863065" w:rsidRPr="00863065" w14:paraId="2AC64980"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5090AFD1"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live with parents or other relatives, not paying rent with my own money</w:t>
            </w:r>
          </w:p>
        </w:tc>
        <w:tc>
          <w:tcPr>
            <w:tcW w:w="1985" w:type="dxa"/>
            <w:tcBorders>
              <w:top w:val="single" w:sz="6" w:space="0" w:color="DDDDDD"/>
            </w:tcBorders>
            <w:shd w:val="clear" w:color="auto" w:fill="F9F9F9"/>
            <w:tcMar>
              <w:top w:w="120" w:type="dxa"/>
              <w:left w:w="120" w:type="dxa"/>
              <w:bottom w:w="120" w:type="dxa"/>
              <w:right w:w="120" w:type="dxa"/>
            </w:tcMar>
            <w:hideMark/>
          </w:tcPr>
          <w:p w14:paraId="59B5B3F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45/111 (40.5%)</w:t>
            </w:r>
          </w:p>
        </w:tc>
      </w:tr>
      <w:tr w:rsidR="00863065" w:rsidRPr="00863065" w14:paraId="5D7CC394"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13FE788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live with parents or other relatives, paying rent with my own money</w:t>
            </w:r>
          </w:p>
        </w:tc>
        <w:tc>
          <w:tcPr>
            <w:tcW w:w="1985" w:type="dxa"/>
            <w:tcBorders>
              <w:top w:val="single" w:sz="6" w:space="0" w:color="DDDDDD"/>
            </w:tcBorders>
            <w:shd w:val="clear" w:color="auto" w:fill="auto"/>
            <w:tcMar>
              <w:top w:w="120" w:type="dxa"/>
              <w:left w:w="120" w:type="dxa"/>
              <w:bottom w:w="120" w:type="dxa"/>
              <w:right w:w="120" w:type="dxa"/>
            </w:tcMar>
            <w:hideMark/>
          </w:tcPr>
          <w:p w14:paraId="2461F83B"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29/111 (26.1%)</w:t>
            </w:r>
          </w:p>
        </w:tc>
      </w:tr>
      <w:tr w:rsidR="00863065" w:rsidRPr="00863065" w14:paraId="58E60A8E"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1667DDEF"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rent an apartment or house with roommates</w:t>
            </w:r>
          </w:p>
        </w:tc>
        <w:tc>
          <w:tcPr>
            <w:tcW w:w="1985" w:type="dxa"/>
            <w:tcBorders>
              <w:top w:val="single" w:sz="6" w:space="0" w:color="DDDDDD"/>
            </w:tcBorders>
            <w:shd w:val="clear" w:color="auto" w:fill="F9F9F9"/>
            <w:tcMar>
              <w:top w:w="120" w:type="dxa"/>
              <w:left w:w="120" w:type="dxa"/>
              <w:bottom w:w="120" w:type="dxa"/>
              <w:right w:w="120" w:type="dxa"/>
            </w:tcMar>
            <w:hideMark/>
          </w:tcPr>
          <w:p w14:paraId="29B9D325"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19/111 (17.1%)</w:t>
            </w:r>
          </w:p>
        </w:tc>
      </w:tr>
      <w:tr w:rsidR="00863065" w:rsidRPr="00863065" w14:paraId="7FC08457"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0C2FDAC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rent an apartment or house without roommates</w:t>
            </w:r>
          </w:p>
        </w:tc>
        <w:tc>
          <w:tcPr>
            <w:tcW w:w="1985" w:type="dxa"/>
            <w:tcBorders>
              <w:top w:val="single" w:sz="6" w:space="0" w:color="DDDDDD"/>
            </w:tcBorders>
            <w:shd w:val="clear" w:color="auto" w:fill="auto"/>
            <w:tcMar>
              <w:top w:w="120" w:type="dxa"/>
              <w:left w:w="120" w:type="dxa"/>
              <w:bottom w:w="120" w:type="dxa"/>
              <w:right w:w="120" w:type="dxa"/>
            </w:tcMar>
            <w:hideMark/>
          </w:tcPr>
          <w:p w14:paraId="22E9D5EC"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8/111 (7.2%)</w:t>
            </w:r>
          </w:p>
        </w:tc>
      </w:tr>
      <w:tr w:rsidR="00863065" w:rsidRPr="00863065" w14:paraId="76CF77B9"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17A1F3FF"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live in university housing or residence halls</w:t>
            </w:r>
          </w:p>
        </w:tc>
        <w:tc>
          <w:tcPr>
            <w:tcW w:w="1985" w:type="dxa"/>
            <w:tcBorders>
              <w:top w:val="single" w:sz="6" w:space="0" w:color="DDDDDD"/>
            </w:tcBorders>
            <w:shd w:val="clear" w:color="auto" w:fill="F9F9F9"/>
            <w:tcMar>
              <w:top w:w="120" w:type="dxa"/>
              <w:left w:w="120" w:type="dxa"/>
              <w:bottom w:w="120" w:type="dxa"/>
              <w:right w:w="120" w:type="dxa"/>
            </w:tcMar>
            <w:hideMark/>
          </w:tcPr>
          <w:p w14:paraId="3B1A30D0"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6/111 (5.4%)</w:t>
            </w:r>
          </w:p>
        </w:tc>
      </w:tr>
      <w:tr w:rsidR="00863065" w:rsidRPr="00863065" w14:paraId="3A1894C5"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1030DE15"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am temporarily living with friends or relatives, without permanent housing (couch surfing)</w:t>
            </w:r>
          </w:p>
        </w:tc>
        <w:tc>
          <w:tcPr>
            <w:tcW w:w="1985" w:type="dxa"/>
            <w:tcBorders>
              <w:top w:val="single" w:sz="6" w:space="0" w:color="DDDDDD"/>
            </w:tcBorders>
            <w:shd w:val="clear" w:color="auto" w:fill="auto"/>
            <w:tcMar>
              <w:top w:w="120" w:type="dxa"/>
              <w:left w:w="120" w:type="dxa"/>
              <w:bottom w:w="120" w:type="dxa"/>
              <w:right w:w="120" w:type="dxa"/>
            </w:tcMar>
            <w:hideMark/>
          </w:tcPr>
          <w:p w14:paraId="3DC4986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3/111 (2.7%)</w:t>
            </w:r>
          </w:p>
        </w:tc>
      </w:tr>
      <w:tr w:rsidR="00863065" w:rsidRPr="00863065" w14:paraId="56204B76"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5C10171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 live in transitional housing or a halfway home</w:t>
            </w:r>
          </w:p>
        </w:tc>
        <w:tc>
          <w:tcPr>
            <w:tcW w:w="1985" w:type="dxa"/>
            <w:tcBorders>
              <w:top w:val="single" w:sz="6" w:space="0" w:color="DDDDDD"/>
            </w:tcBorders>
            <w:shd w:val="clear" w:color="auto" w:fill="F9F9F9"/>
            <w:tcMar>
              <w:top w:w="120" w:type="dxa"/>
              <w:left w:w="120" w:type="dxa"/>
              <w:bottom w:w="120" w:type="dxa"/>
              <w:right w:w="120" w:type="dxa"/>
            </w:tcMar>
            <w:hideMark/>
          </w:tcPr>
          <w:p w14:paraId="7053B3A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1/111 (0.9%)</w:t>
            </w:r>
          </w:p>
        </w:tc>
      </w:tr>
    </w:tbl>
    <w:p w14:paraId="2FFBCB74"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In the past 12 months…</w:t>
      </w:r>
    </w:p>
    <w:p w14:paraId="69B8F5F5" w14:textId="77777777" w:rsidR="00863065" w:rsidRPr="00863065" w:rsidRDefault="00863065" w:rsidP="00863065">
      <w:pPr>
        <w:shd w:val="clear" w:color="auto" w:fill="FFFFFF"/>
        <w:spacing w:after="0" w:line="240" w:lineRule="auto"/>
        <w:rPr>
          <w:rFonts w:ascii="Helvetica" w:eastAsia="Times New Roman" w:hAnsi="Helvetica" w:cs="Helvetica"/>
          <w:color w:val="333333"/>
          <w:sz w:val="21"/>
          <w:szCs w:val="21"/>
        </w:rPr>
      </w:pPr>
      <w:r w:rsidRPr="00863065">
        <w:rPr>
          <w:rFonts w:ascii="Helvetica" w:eastAsia="Times New Roman" w:hAnsi="Helvetica" w:cs="Helvetica"/>
          <w:i/>
          <w:iCs/>
          <w:color w:val="333333"/>
          <w:sz w:val="21"/>
          <w:szCs w:val="21"/>
        </w:rPr>
        <w:t>The following were asked as a series of Yes/No questions to help better understand the living situations of participating students.</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863065" w:rsidRPr="00863065" w14:paraId="2EC63D12" w14:textId="77777777" w:rsidTr="0086306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7C0A984" w14:textId="77777777" w:rsidR="00863065" w:rsidRPr="00863065" w:rsidRDefault="00863065" w:rsidP="00863065">
            <w:pPr>
              <w:shd w:val="clear" w:color="auto" w:fill="FFFFFF"/>
              <w:spacing w:after="0" w:line="240" w:lineRule="auto"/>
              <w:rPr>
                <w:rFonts w:ascii="Helvetica" w:eastAsia="Times New Roman" w:hAnsi="Helvetica" w:cs="Helvetica"/>
                <w:color w:val="333333"/>
                <w:sz w:val="21"/>
                <w:szCs w:val="21"/>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5343446"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Yes (%)</w:t>
            </w:r>
          </w:p>
        </w:tc>
      </w:tr>
      <w:tr w:rsidR="00863065" w:rsidRPr="00863065" w14:paraId="0360D0D1"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062194A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Was there a rent or mortgage increase that made it difficult to pay (n = 102)?</w:t>
            </w:r>
          </w:p>
        </w:tc>
        <w:tc>
          <w:tcPr>
            <w:tcW w:w="1985" w:type="dxa"/>
            <w:tcBorders>
              <w:top w:val="single" w:sz="6" w:space="0" w:color="DDDDDD"/>
            </w:tcBorders>
            <w:shd w:val="clear" w:color="auto" w:fill="F9F9F9"/>
            <w:tcMar>
              <w:top w:w="120" w:type="dxa"/>
              <w:left w:w="120" w:type="dxa"/>
              <w:bottom w:w="120" w:type="dxa"/>
              <w:right w:w="120" w:type="dxa"/>
            </w:tcMar>
            <w:hideMark/>
          </w:tcPr>
          <w:p w14:paraId="514FF46D"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37 (36.3%)</w:t>
            </w:r>
          </w:p>
        </w:tc>
      </w:tr>
      <w:tr w:rsidR="00863065" w:rsidRPr="00863065" w14:paraId="1E21E5B1"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3437A5E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been unable to pay or underpaid a utility bill (n = 107)?</w:t>
            </w:r>
          </w:p>
        </w:tc>
        <w:tc>
          <w:tcPr>
            <w:tcW w:w="1985" w:type="dxa"/>
            <w:tcBorders>
              <w:top w:val="single" w:sz="6" w:space="0" w:color="DDDDDD"/>
            </w:tcBorders>
            <w:shd w:val="clear" w:color="auto" w:fill="auto"/>
            <w:tcMar>
              <w:top w:w="120" w:type="dxa"/>
              <w:left w:w="120" w:type="dxa"/>
              <w:bottom w:w="120" w:type="dxa"/>
              <w:right w:w="120" w:type="dxa"/>
            </w:tcMar>
            <w:hideMark/>
          </w:tcPr>
          <w:p w14:paraId="55E3C5A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35 (32.7%)</w:t>
            </w:r>
          </w:p>
        </w:tc>
      </w:tr>
      <w:tr w:rsidR="00863065" w:rsidRPr="00863065" w14:paraId="716C68C6"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15758B3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ever been late paying rent or mortgage (n = 109)?</w:t>
            </w:r>
          </w:p>
        </w:tc>
        <w:tc>
          <w:tcPr>
            <w:tcW w:w="1985" w:type="dxa"/>
            <w:tcBorders>
              <w:top w:val="single" w:sz="6" w:space="0" w:color="DDDDDD"/>
            </w:tcBorders>
            <w:shd w:val="clear" w:color="auto" w:fill="F9F9F9"/>
            <w:tcMar>
              <w:top w:w="120" w:type="dxa"/>
              <w:left w:w="120" w:type="dxa"/>
              <w:bottom w:w="120" w:type="dxa"/>
              <w:right w:w="120" w:type="dxa"/>
            </w:tcMar>
            <w:hideMark/>
          </w:tcPr>
          <w:p w14:paraId="596ACDF7"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32 (29.4%)</w:t>
            </w:r>
          </w:p>
        </w:tc>
      </w:tr>
      <w:tr w:rsidR="00863065" w:rsidRPr="00863065" w14:paraId="04B5FD99"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66FC7148"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lived with others beyond the expected capacity of your house or apartment (n = 108)?</w:t>
            </w:r>
          </w:p>
        </w:tc>
        <w:tc>
          <w:tcPr>
            <w:tcW w:w="1985" w:type="dxa"/>
            <w:tcBorders>
              <w:top w:val="single" w:sz="6" w:space="0" w:color="DDDDDD"/>
            </w:tcBorders>
            <w:shd w:val="clear" w:color="auto" w:fill="auto"/>
            <w:tcMar>
              <w:top w:w="120" w:type="dxa"/>
              <w:left w:w="120" w:type="dxa"/>
              <w:bottom w:w="120" w:type="dxa"/>
              <w:right w:w="120" w:type="dxa"/>
            </w:tcMar>
            <w:hideMark/>
          </w:tcPr>
          <w:p w14:paraId="7D92D30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30 (27.8%)</w:t>
            </w:r>
          </w:p>
        </w:tc>
      </w:tr>
      <w:tr w:rsidR="00863065" w:rsidRPr="00863065" w14:paraId="72EB5967"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54CE927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been unable to pay or underpaid your rent or mortgage (n = 99)?</w:t>
            </w:r>
          </w:p>
        </w:tc>
        <w:tc>
          <w:tcPr>
            <w:tcW w:w="1985" w:type="dxa"/>
            <w:tcBorders>
              <w:top w:val="single" w:sz="6" w:space="0" w:color="DDDDDD"/>
            </w:tcBorders>
            <w:shd w:val="clear" w:color="auto" w:fill="F9F9F9"/>
            <w:tcMar>
              <w:top w:w="120" w:type="dxa"/>
              <w:left w:w="120" w:type="dxa"/>
              <w:bottom w:w="120" w:type="dxa"/>
              <w:right w:w="120" w:type="dxa"/>
            </w:tcMar>
            <w:hideMark/>
          </w:tcPr>
          <w:p w14:paraId="13D524A4"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26 (26.3%)</w:t>
            </w:r>
          </w:p>
        </w:tc>
      </w:tr>
      <w:tr w:rsidR="00863065" w:rsidRPr="00863065" w14:paraId="5FE40E69"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49D1BC9A"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had to stay in a hostile housing environment or abusive relationship because you had no other place to live (n = 108)?</w:t>
            </w:r>
          </w:p>
        </w:tc>
        <w:tc>
          <w:tcPr>
            <w:tcW w:w="1985" w:type="dxa"/>
            <w:tcBorders>
              <w:top w:val="single" w:sz="6" w:space="0" w:color="DDDDDD"/>
            </w:tcBorders>
            <w:shd w:val="clear" w:color="auto" w:fill="auto"/>
            <w:tcMar>
              <w:top w:w="120" w:type="dxa"/>
              <w:left w:w="120" w:type="dxa"/>
              <w:bottom w:w="120" w:type="dxa"/>
              <w:right w:w="120" w:type="dxa"/>
            </w:tcMar>
            <w:hideMark/>
          </w:tcPr>
          <w:p w14:paraId="0E3D4746"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 (10.2%)</w:t>
            </w:r>
          </w:p>
        </w:tc>
      </w:tr>
      <w:tr w:rsidR="00863065" w:rsidRPr="00863065" w14:paraId="0147C938"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4B09C50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been asked to leave your home by someone you lived with (n = 113)?</w:t>
            </w:r>
          </w:p>
        </w:tc>
        <w:tc>
          <w:tcPr>
            <w:tcW w:w="1985" w:type="dxa"/>
            <w:tcBorders>
              <w:top w:val="single" w:sz="6" w:space="0" w:color="DDDDDD"/>
            </w:tcBorders>
            <w:shd w:val="clear" w:color="auto" w:fill="F9F9F9"/>
            <w:tcMar>
              <w:top w:w="120" w:type="dxa"/>
              <w:left w:w="120" w:type="dxa"/>
              <w:bottom w:w="120" w:type="dxa"/>
              <w:right w:w="120" w:type="dxa"/>
            </w:tcMar>
            <w:hideMark/>
          </w:tcPr>
          <w:p w14:paraId="50D7C906"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9 (8.0%)</w:t>
            </w:r>
          </w:p>
        </w:tc>
      </w:tr>
      <w:tr w:rsidR="00863065" w:rsidRPr="00863065" w14:paraId="46509384"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39FF1B3F"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Have you been evicted (n = 115)?</w:t>
            </w:r>
          </w:p>
        </w:tc>
        <w:tc>
          <w:tcPr>
            <w:tcW w:w="1985" w:type="dxa"/>
            <w:tcBorders>
              <w:top w:val="single" w:sz="6" w:space="0" w:color="DDDDDD"/>
            </w:tcBorders>
            <w:shd w:val="clear" w:color="auto" w:fill="auto"/>
            <w:tcMar>
              <w:top w:w="120" w:type="dxa"/>
              <w:left w:w="120" w:type="dxa"/>
              <w:bottom w:w="120" w:type="dxa"/>
              <w:right w:w="120" w:type="dxa"/>
            </w:tcMar>
            <w:hideMark/>
          </w:tcPr>
          <w:p w14:paraId="0AC518A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 (0.9%)</w:t>
            </w:r>
          </w:p>
        </w:tc>
      </w:tr>
    </w:tbl>
    <w:p w14:paraId="1C3813A9" w14:textId="29DAB969"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i/>
          <w:iCs/>
          <w:color w:val="333333"/>
          <w:sz w:val="21"/>
          <w:szCs w:val="21"/>
        </w:rPr>
        <w:t>The following were asked as frequency questions to help better understand the living situations of participating students.</w:t>
      </w:r>
      <w:r w:rsidRPr="00863065">
        <w:rPr>
          <w:rFonts w:ascii="Helvetica" w:eastAsia="Times New Roman" w:hAnsi="Helvetica" w:cs="Helvetica"/>
          <w:color w:val="333333"/>
          <w:sz w:val="21"/>
          <w:szCs w:val="21"/>
        </w:rPr>
        <w:br/>
      </w:r>
      <w:commentRangeStart w:id="191"/>
      <w:r w:rsidRPr="00863065">
        <w:rPr>
          <w:rFonts w:ascii="Helvetica" w:eastAsia="Times New Roman" w:hAnsi="Helvetica" w:cs="Helvetica"/>
          <w:noProof/>
          <w:color w:val="333333"/>
          <w:sz w:val="21"/>
          <w:szCs w:val="21"/>
        </w:rPr>
        <w:drawing>
          <wp:inline distT="0" distB="0" distL="0" distR="0" wp14:anchorId="6AFFE211" wp14:editId="565F8769">
            <wp:extent cx="5943600" cy="37147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commentRangeEnd w:id="191"/>
      <w:r w:rsidR="00866ED0">
        <w:rPr>
          <w:rStyle w:val="CommentReference"/>
        </w:rPr>
        <w:commentReference w:id="191"/>
      </w:r>
      <w:r w:rsidRPr="00863065">
        <w:rPr>
          <w:rFonts w:ascii="Helvetica" w:eastAsia="Times New Roman" w:hAnsi="Helvetica" w:cs="Helvetica"/>
          <w:color w:val="333333"/>
          <w:sz w:val="21"/>
          <w:szCs w:val="21"/>
        </w:rPr>
        <w:t>Figure 4.3: Unsure of Sleeping and Times Moved</w:t>
      </w:r>
    </w:p>
    <w:p w14:paraId="2E56F2AB" w14:textId="1F611908"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Over the past 12 months, the majority of people were never unsure of where they would be sleeping (84 people</w:t>
      </w:r>
      <w:del w:id="192" w:author="Connor Franklin" w:date="2022-05-11T09:02:00Z">
        <w:r w:rsidRPr="00863065" w:rsidDel="00866ED0">
          <w:rPr>
            <w:rFonts w:ascii="Helvetica" w:eastAsia="Times New Roman" w:hAnsi="Helvetica" w:cs="Helvetica"/>
            <w:color w:val="333333"/>
            <w:sz w:val="21"/>
            <w:szCs w:val="21"/>
          </w:rPr>
          <w:delText xml:space="preserve"> </w:delText>
        </w:r>
      </w:del>
      <w:r w:rsidRPr="00863065">
        <w:rPr>
          <w:rFonts w:ascii="Helvetica" w:eastAsia="Times New Roman" w:hAnsi="Helvetica" w:cs="Helvetica"/>
          <w:color w:val="333333"/>
          <w:sz w:val="21"/>
          <w:szCs w:val="21"/>
        </w:rPr>
        <w:t xml:space="preserve">) or have not moved housing (72 people). </w:t>
      </w:r>
      <w:ins w:id="193" w:author="Connor Franklin" w:date="2022-05-11T09:03:00Z">
        <w:r w:rsidR="0048774E">
          <w:rPr>
            <w:rFonts w:ascii="Helvetica" w:eastAsia="Times New Roman" w:hAnsi="Helvetica" w:cs="Helvetica"/>
            <w:color w:val="333333"/>
            <w:sz w:val="21"/>
            <w:szCs w:val="21"/>
          </w:rPr>
          <w:t xml:space="preserve">Responses claiming sleep location uncertainty were </w:t>
        </w:r>
      </w:ins>
      <w:ins w:id="194" w:author="Connor Franklin" w:date="2022-05-11T09:04:00Z">
        <w:r w:rsidR="0048774E">
          <w:rPr>
            <w:rFonts w:ascii="Helvetica" w:eastAsia="Times New Roman" w:hAnsi="Helvetica" w:cs="Helvetica"/>
            <w:color w:val="333333"/>
            <w:sz w:val="21"/>
            <w:szCs w:val="21"/>
          </w:rPr>
          <w:t>closely</w:t>
        </w:r>
      </w:ins>
      <w:ins w:id="195" w:author="Connor Franklin" w:date="2022-05-11T09:03:00Z">
        <w:r w:rsidR="0048774E">
          <w:rPr>
            <w:rFonts w:ascii="Helvetica" w:eastAsia="Times New Roman" w:hAnsi="Helvetica" w:cs="Helvetica"/>
            <w:color w:val="333333"/>
            <w:sz w:val="21"/>
            <w:szCs w:val="21"/>
          </w:rPr>
          <w:t xml:space="preserve"> distri</w:t>
        </w:r>
      </w:ins>
      <w:ins w:id="196" w:author="Connor Franklin" w:date="2022-05-11T09:04:00Z">
        <w:r w:rsidR="0048774E">
          <w:rPr>
            <w:rFonts w:ascii="Helvetica" w:eastAsia="Times New Roman" w:hAnsi="Helvetica" w:cs="Helvetica"/>
            <w:color w:val="333333"/>
            <w:sz w:val="21"/>
            <w:szCs w:val="21"/>
          </w:rPr>
          <w:t xml:space="preserve">buted among the frequency options. </w:t>
        </w:r>
      </w:ins>
      <w:del w:id="197" w:author="Connor Franklin" w:date="2022-05-11T09:04:00Z">
        <w:r w:rsidRPr="00863065" w:rsidDel="0048774E">
          <w:rPr>
            <w:rFonts w:ascii="Helvetica" w:eastAsia="Times New Roman" w:hAnsi="Helvetica" w:cs="Helvetica"/>
            <w:color w:val="333333"/>
            <w:sz w:val="21"/>
            <w:szCs w:val="21"/>
          </w:rPr>
          <w:delText xml:space="preserve">For uncertainty in where they would be sleeping, the remaining responses were mostly evenly distributed over the other options. </w:delText>
        </w:r>
      </w:del>
      <w:del w:id="198" w:author="Connor Franklin" w:date="2022-05-11T09:05:00Z">
        <w:r w:rsidRPr="00863065" w:rsidDel="0048774E">
          <w:rPr>
            <w:rFonts w:ascii="Helvetica" w:eastAsia="Times New Roman" w:hAnsi="Helvetica" w:cs="Helvetica"/>
            <w:color w:val="333333"/>
            <w:sz w:val="21"/>
            <w:szCs w:val="21"/>
          </w:rPr>
          <w:delText>For number of times that a person has moved,</w:delText>
        </w:r>
        <w:commentRangeStart w:id="199"/>
        <w:r w:rsidRPr="00863065" w:rsidDel="0048774E">
          <w:rPr>
            <w:rFonts w:ascii="Helvetica" w:eastAsia="Times New Roman" w:hAnsi="Helvetica" w:cs="Helvetica"/>
            <w:color w:val="333333"/>
            <w:sz w:val="21"/>
            <w:szCs w:val="21"/>
          </w:rPr>
          <w:delText xml:space="preserve"> </w:delText>
        </w:r>
      </w:del>
      <w:commentRangeEnd w:id="199"/>
      <w:r w:rsidR="001C1A6E">
        <w:rPr>
          <w:rStyle w:val="CommentReference"/>
        </w:rPr>
        <w:commentReference w:id="199"/>
      </w:r>
      <w:r w:rsidRPr="00863065">
        <w:rPr>
          <w:rFonts w:ascii="Helvetica" w:eastAsia="Times New Roman" w:hAnsi="Helvetica" w:cs="Helvetica"/>
          <w:color w:val="333333"/>
          <w:sz w:val="21"/>
          <w:szCs w:val="21"/>
        </w:rPr>
        <w:t>32 people have claimed they moved once in the last 12 months and 8 people have moved twice. Only a small minority have moved 3 or more times in the last 12 months.</w:t>
      </w:r>
    </w:p>
    <w:p w14:paraId="58A84D68"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4BAE6CF7"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Sleeping Places</w:t>
      </w:r>
    </w:p>
    <w:p w14:paraId="7D9725EE"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b/>
          <w:bCs/>
          <w:color w:val="333333"/>
          <w:sz w:val="21"/>
          <w:szCs w:val="21"/>
        </w:rPr>
        <w:t>In the last 30 days, or in the past 12 months, have you slept in any of the following places?</w:t>
      </w:r>
      <w:r w:rsidRPr="00863065">
        <w:rPr>
          <w:rFonts w:ascii="Helvetica" w:eastAsia="Times New Roman" w:hAnsi="Helvetica" w:cs="Helvetica"/>
          <w:color w:val="333333"/>
          <w:sz w:val="21"/>
          <w:szCs w:val="21"/>
        </w:rPr>
        <w:br/>
      </w:r>
      <w:r w:rsidRPr="00863065">
        <w:rPr>
          <w:rFonts w:ascii="Helvetica" w:eastAsia="Times New Roman" w:hAnsi="Helvetica" w:cs="Helvetica"/>
          <w:i/>
          <w:iCs/>
          <w:color w:val="333333"/>
          <w:sz w:val="21"/>
          <w:szCs w:val="21"/>
        </w:rPr>
        <w:t xml:space="preserve">Note: students were only allowed to </w:t>
      </w:r>
      <w:proofErr w:type="spellStart"/>
      <w:r w:rsidRPr="00863065">
        <w:rPr>
          <w:rFonts w:ascii="Helvetica" w:eastAsia="Times New Roman" w:hAnsi="Helvetica" w:cs="Helvetica"/>
          <w:i/>
          <w:iCs/>
          <w:color w:val="333333"/>
          <w:sz w:val="21"/>
          <w:szCs w:val="21"/>
        </w:rPr>
        <w:t>chose</w:t>
      </w:r>
      <w:proofErr w:type="spellEnd"/>
      <w:r w:rsidRPr="00863065">
        <w:rPr>
          <w:rFonts w:ascii="Helvetica" w:eastAsia="Times New Roman" w:hAnsi="Helvetica" w:cs="Helvetica"/>
          <w:i/>
          <w:iCs/>
          <w:color w:val="333333"/>
          <w:sz w:val="21"/>
          <w:szCs w:val="21"/>
        </w:rPr>
        <w:t xml:space="preserve"> either “last 30 days” or “past 12 months”, so students who selected past 12 months are interpreted as “over 30 days but less than 1 year”.</w:t>
      </w:r>
    </w:p>
    <w:p w14:paraId="2A971260" w14:textId="77777777" w:rsidR="00863065" w:rsidRPr="00863065" w:rsidRDefault="00863065" w:rsidP="00863065">
      <w:pPr>
        <w:shd w:val="clear" w:color="auto" w:fill="FFFFFF"/>
        <w:spacing w:after="150" w:line="240" w:lineRule="auto"/>
        <w:outlineLvl w:val="2"/>
        <w:rPr>
          <w:rFonts w:ascii="inherit" w:eastAsia="Times New Roman" w:hAnsi="inherit" w:cs="Helvetica"/>
          <w:color w:val="333333"/>
          <w:sz w:val="36"/>
          <w:szCs w:val="36"/>
        </w:rPr>
      </w:pPr>
      <w:r w:rsidRPr="00863065">
        <w:rPr>
          <w:rFonts w:ascii="inherit" w:eastAsia="Times New Roman" w:hAnsi="inherit" w:cs="Helvetica"/>
          <w:color w:val="333333"/>
          <w:sz w:val="36"/>
          <w:szCs w:val="36"/>
        </w:rPr>
        <w:t>Stable</w:t>
      </w:r>
    </w:p>
    <w:tbl>
      <w:tblPr>
        <w:tblW w:w="12450" w:type="dxa"/>
        <w:tblCellMar>
          <w:top w:w="15" w:type="dxa"/>
          <w:left w:w="15" w:type="dxa"/>
          <w:bottom w:w="15" w:type="dxa"/>
          <w:right w:w="15" w:type="dxa"/>
        </w:tblCellMar>
        <w:tblLook w:val="04A0" w:firstRow="1" w:lastRow="0" w:firstColumn="1" w:lastColumn="0" w:noHBand="0" w:noVBand="1"/>
      </w:tblPr>
      <w:tblGrid>
        <w:gridCol w:w="8480"/>
        <w:gridCol w:w="1985"/>
        <w:gridCol w:w="1985"/>
      </w:tblGrid>
      <w:tr w:rsidR="00863065" w:rsidRPr="00863065" w14:paraId="39775466" w14:textId="77777777" w:rsidTr="0086306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0A8AA8C" w14:textId="77777777" w:rsidR="00863065" w:rsidRPr="00863065" w:rsidRDefault="00863065" w:rsidP="00863065">
            <w:pPr>
              <w:spacing w:after="0" w:line="240" w:lineRule="auto"/>
              <w:rPr>
                <w:rFonts w:ascii="inherit" w:eastAsia="Times New Roman" w:hAnsi="inherit" w:cs="Helvetica"/>
                <w:b/>
                <w:bCs/>
                <w:color w:val="333333"/>
                <w:sz w:val="36"/>
                <w:szCs w:val="36"/>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1A35CC7"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Last 30 days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32B26AB"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Last 12 months</w:t>
            </w:r>
          </w:p>
        </w:tc>
      </w:tr>
      <w:tr w:rsidR="00863065" w:rsidRPr="00863065" w14:paraId="5EB5AFC9"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31EDA49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In a rented or owned house, mobile home, or apartment with my family (parent, guardian, relative or caretaker)</w:t>
            </w:r>
          </w:p>
        </w:tc>
        <w:tc>
          <w:tcPr>
            <w:tcW w:w="1985" w:type="dxa"/>
            <w:tcBorders>
              <w:top w:val="single" w:sz="6" w:space="0" w:color="DDDDDD"/>
            </w:tcBorders>
            <w:shd w:val="clear" w:color="auto" w:fill="F9F9F9"/>
            <w:tcMar>
              <w:top w:w="120" w:type="dxa"/>
              <w:left w:w="120" w:type="dxa"/>
              <w:bottom w:w="120" w:type="dxa"/>
              <w:right w:w="120" w:type="dxa"/>
            </w:tcMar>
            <w:hideMark/>
          </w:tcPr>
          <w:p w14:paraId="04CF54E0"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21/116 (18.1%)</w:t>
            </w:r>
          </w:p>
        </w:tc>
        <w:tc>
          <w:tcPr>
            <w:tcW w:w="1985" w:type="dxa"/>
            <w:tcBorders>
              <w:top w:val="single" w:sz="6" w:space="0" w:color="DDDDDD"/>
            </w:tcBorders>
            <w:shd w:val="clear" w:color="auto" w:fill="F9F9F9"/>
            <w:tcMar>
              <w:top w:w="120" w:type="dxa"/>
              <w:left w:w="120" w:type="dxa"/>
              <w:bottom w:w="120" w:type="dxa"/>
              <w:right w:w="120" w:type="dxa"/>
            </w:tcMar>
            <w:hideMark/>
          </w:tcPr>
          <w:p w14:paraId="20F7D511"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52/116 (44.8%)</w:t>
            </w:r>
          </w:p>
        </w:tc>
      </w:tr>
      <w:tr w:rsidR="00863065" w:rsidRPr="00863065" w14:paraId="518C7885"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7B259E36"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In a rented or owned house, mobile home, or apartment (alone or with roommates or friends)</w:t>
            </w:r>
          </w:p>
        </w:tc>
        <w:tc>
          <w:tcPr>
            <w:tcW w:w="1985" w:type="dxa"/>
            <w:tcBorders>
              <w:top w:val="single" w:sz="6" w:space="0" w:color="DDDDDD"/>
            </w:tcBorders>
            <w:shd w:val="clear" w:color="auto" w:fill="auto"/>
            <w:tcMar>
              <w:top w:w="120" w:type="dxa"/>
              <w:left w:w="120" w:type="dxa"/>
              <w:bottom w:w="120" w:type="dxa"/>
              <w:right w:w="120" w:type="dxa"/>
            </w:tcMar>
            <w:hideMark/>
          </w:tcPr>
          <w:p w14:paraId="6D3388E8"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16/116 (13.8%)</w:t>
            </w:r>
          </w:p>
        </w:tc>
        <w:tc>
          <w:tcPr>
            <w:tcW w:w="1985" w:type="dxa"/>
            <w:tcBorders>
              <w:top w:val="single" w:sz="6" w:space="0" w:color="DDDDDD"/>
            </w:tcBorders>
            <w:shd w:val="clear" w:color="auto" w:fill="auto"/>
            <w:tcMar>
              <w:top w:w="120" w:type="dxa"/>
              <w:left w:w="120" w:type="dxa"/>
              <w:bottom w:w="120" w:type="dxa"/>
              <w:right w:w="120" w:type="dxa"/>
            </w:tcMar>
            <w:hideMark/>
          </w:tcPr>
          <w:p w14:paraId="6D181FE5"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22/116 (19.0%)</w:t>
            </w:r>
          </w:p>
        </w:tc>
      </w:tr>
      <w:tr w:rsidR="00863065" w:rsidRPr="00863065" w14:paraId="5C817317"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14F8688D"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Campus or University Housing</w:t>
            </w:r>
          </w:p>
        </w:tc>
        <w:tc>
          <w:tcPr>
            <w:tcW w:w="1985" w:type="dxa"/>
            <w:tcBorders>
              <w:top w:val="single" w:sz="6" w:space="0" w:color="DDDDDD"/>
            </w:tcBorders>
            <w:shd w:val="clear" w:color="auto" w:fill="F9F9F9"/>
            <w:tcMar>
              <w:top w:w="120" w:type="dxa"/>
              <w:left w:w="120" w:type="dxa"/>
              <w:bottom w:w="120" w:type="dxa"/>
              <w:right w:w="120" w:type="dxa"/>
            </w:tcMar>
            <w:hideMark/>
          </w:tcPr>
          <w:p w14:paraId="18CFA1B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5/116 (4.3%)</w:t>
            </w:r>
          </w:p>
        </w:tc>
        <w:tc>
          <w:tcPr>
            <w:tcW w:w="1985" w:type="dxa"/>
            <w:tcBorders>
              <w:top w:val="single" w:sz="6" w:space="0" w:color="DDDDDD"/>
            </w:tcBorders>
            <w:shd w:val="clear" w:color="auto" w:fill="F9F9F9"/>
            <w:tcMar>
              <w:top w:w="120" w:type="dxa"/>
              <w:left w:w="120" w:type="dxa"/>
              <w:bottom w:w="120" w:type="dxa"/>
              <w:right w:w="120" w:type="dxa"/>
            </w:tcMar>
            <w:hideMark/>
          </w:tcPr>
          <w:p w14:paraId="707BE808"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11/116 (9.5%)</w:t>
            </w:r>
          </w:p>
        </w:tc>
      </w:tr>
      <w:tr w:rsidR="00863065" w:rsidRPr="00863065" w14:paraId="0ADDCFD2"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6D2920A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Sorority/Fraternity house</w:t>
            </w:r>
          </w:p>
        </w:tc>
        <w:tc>
          <w:tcPr>
            <w:tcW w:w="1985" w:type="dxa"/>
            <w:tcBorders>
              <w:top w:val="single" w:sz="6" w:space="0" w:color="DDDDDD"/>
            </w:tcBorders>
            <w:shd w:val="clear" w:color="auto" w:fill="auto"/>
            <w:tcMar>
              <w:top w:w="120" w:type="dxa"/>
              <w:left w:w="120" w:type="dxa"/>
              <w:bottom w:w="120" w:type="dxa"/>
              <w:right w:w="120" w:type="dxa"/>
            </w:tcMar>
            <w:hideMark/>
          </w:tcPr>
          <w:p w14:paraId="5DD79F8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0/116 (0.0%)</w:t>
            </w:r>
          </w:p>
        </w:tc>
        <w:tc>
          <w:tcPr>
            <w:tcW w:w="1985" w:type="dxa"/>
            <w:tcBorders>
              <w:top w:val="single" w:sz="6" w:space="0" w:color="DDDDDD"/>
            </w:tcBorders>
            <w:shd w:val="clear" w:color="auto" w:fill="auto"/>
            <w:tcMar>
              <w:top w:w="120" w:type="dxa"/>
              <w:left w:w="120" w:type="dxa"/>
              <w:bottom w:w="120" w:type="dxa"/>
              <w:right w:w="120" w:type="dxa"/>
            </w:tcMar>
            <w:hideMark/>
          </w:tcPr>
          <w:p w14:paraId="3410FD9A"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1/116 (0.9%)</w:t>
            </w:r>
          </w:p>
        </w:tc>
      </w:tr>
    </w:tbl>
    <w:p w14:paraId="7A7A5AB7" w14:textId="77777777" w:rsidR="00863065" w:rsidRPr="00863065" w:rsidRDefault="00863065" w:rsidP="00863065">
      <w:pPr>
        <w:shd w:val="clear" w:color="auto" w:fill="FFFFFF"/>
        <w:spacing w:after="150" w:line="240" w:lineRule="auto"/>
        <w:outlineLvl w:val="2"/>
        <w:rPr>
          <w:rFonts w:ascii="inherit" w:eastAsia="Times New Roman" w:hAnsi="inherit" w:cs="Helvetica"/>
          <w:color w:val="333333"/>
          <w:sz w:val="36"/>
          <w:szCs w:val="36"/>
        </w:rPr>
      </w:pPr>
      <w:r w:rsidRPr="00863065">
        <w:rPr>
          <w:rFonts w:ascii="inherit" w:eastAsia="Times New Roman" w:hAnsi="inherit" w:cs="Helvetica"/>
          <w:color w:val="333333"/>
          <w:sz w:val="36"/>
          <w:szCs w:val="36"/>
        </w:rPr>
        <w:t>Unstable</w:t>
      </w:r>
    </w:p>
    <w:tbl>
      <w:tblPr>
        <w:tblW w:w="12450" w:type="dxa"/>
        <w:tblCellMar>
          <w:top w:w="15" w:type="dxa"/>
          <w:left w:w="15" w:type="dxa"/>
          <w:bottom w:w="15" w:type="dxa"/>
          <w:right w:w="15" w:type="dxa"/>
        </w:tblCellMar>
        <w:tblLook w:val="04A0" w:firstRow="1" w:lastRow="0" w:firstColumn="1" w:lastColumn="0" w:noHBand="0" w:noVBand="1"/>
      </w:tblPr>
      <w:tblGrid>
        <w:gridCol w:w="8480"/>
        <w:gridCol w:w="1985"/>
        <w:gridCol w:w="1985"/>
      </w:tblGrid>
      <w:tr w:rsidR="00863065" w:rsidRPr="00863065" w14:paraId="0EEF1ACA" w14:textId="77777777" w:rsidTr="0086306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2F71DDC" w14:textId="77777777" w:rsidR="00863065" w:rsidRPr="00863065" w:rsidRDefault="00863065" w:rsidP="00863065">
            <w:pPr>
              <w:spacing w:after="0" w:line="240" w:lineRule="auto"/>
              <w:rPr>
                <w:rFonts w:ascii="inherit" w:eastAsia="Times New Roman" w:hAnsi="inherit" w:cs="Helvetica"/>
                <w:b/>
                <w:bCs/>
                <w:color w:val="333333"/>
                <w:sz w:val="36"/>
                <w:szCs w:val="36"/>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4152AC"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Last 30 days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E0D4A7A"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Last 12 months</w:t>
            </w:r>
          </w:p>
        </w:tc>
      </w:tr>
      <w:tr w:rsidR="00863065" w:rsidRPr="00863065" w14:paraId="42CD94CF"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05E38397"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Temporarily staying with a relative, friend or couch surfing until I find other housing</w:t>
            </w:r>
          </w:p>
        </w:tc>
        <w:tc>
          <w:tcPr>
            <w:tcW w:w="1985" w:type="dxa"/>
            <w:tcBorders>
              <w:top w:val="single" w:sz="6" w:space="0" w:color="DDDDDD"/>
            </w:tcBorders>
            <w:shd w:val="clear" w:color="auto" w:fill="F9F9F9"/>
            <w:tcMar>
              <w:top w:w="120" w:type="dxa"/>
              <w:left w:w="120" w:type="dxa"/>
              <w:bottom w:w="120" w:type="dxa"/>
              <w:right w:w="120" w:type="dxa"/>
            </w:tcMar>
            <w:hideMark/>
          </w:tcPr>
          <w:p w14:paraId="043BE0EC"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5/116 (4.3%)</w:t>
            </w:r>
          </w:p>
        </w:tc>
        <w:tc>
          <w:tcPr>
            <w:tcW w:w="1985" w:type="dxa"/>
            <w:tcBorders>
              <w:top w:val="single" w:sz="6" w:space="0" w:color="DDDDDD"/>
            </w:tcBorders>
            <w:shd w:val="clear" w:color="auto" w:fill="F9F9F9"/>
            <w:tcMar>
              <w:top w:w="120" w:type="dxa"/>
              <w:left w:w="120" w:type="dxa"/>
              <w:bottom w:w="120" w:type="dxa"/>
              <w:right w:w="120" w:type="dxa"/>
            </w:tcMar>
            <w:hideMark/>
          </w:tcPr>
          <w:p w14:paraId="08305F88"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4/116 (3.4%)</w:t>
            </w:r>
          </w:p>
        </w:tc>
      </w:tr>
      <w:tr w:rsidR="00863065" w:rsidRPr="00863065" w14:paraId="6FC6BE13"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63D2B01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Temporarily at a hotel or motel without a permanent home to return to (not on vacation or business travel)</w:t>
            </w:r>
          </w:p>
        </w:tc>
        <w:tc>
          <w:tcPr>
            <w:tcW w:w="1985" w:type="dxa"/>
            <w:tcBorders>
              <w:top w:val="single" w:sz="6" w:space="0" w:color="DDDDDD"/>
            </w:tcBorders>
            <w:shd w:val="clear" w:color="auto" w:fill="auto"/>
            <w:tcMar>
              <w:top w:w="120" w:type="dxa"/>
              <w:left w:w="120" w:type="dxa"/>
              <w:bottom w:w="120" w:type="dxa"/>
              <w:right w:w="120" w:type="dxa"/>
            </w:tcMar>
            <w:hideMark/>
          </w:tcPr>
          <w:p w14:paraId="24B9B1C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1/116 (0.9%)</w:t>
            </w:r>
          </w:p>
        </w:tc>
        <w:tc>
          <w:tcPr>
            <w:tcW w:w="1985" w:type="dxa"/>
            <w:tcBorders>
              <w:top w:val="single" w:sz="6" w:space="0" w:color="DDDDDD"/>
            </w:tcBorders>
            <w:shd w:val="clear" w:color="auto" w:fill="auto"/>
            <w:tcMar>
              <w:top w:w="120" w:type="dxa"/>
              <w:left w:w="120" w:type="dxa"/>
              <w:bottom w:w="120" w:type="dxa"/>
              <w:right w:w="120" w:type="dxa"/>
            </w:tcMar>
            <w:hideMark/>
          </w:tcPr>
          <w:p w14:paraId="02E6EAB4"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3/116 (2.6%)</w:t>
            </w:r>
          </w:p>
        </w:tc>
      </w:tr>
      <w:tr w:rsidR="00863065" w:rsidRPr="00863065" w14:paraId="6CA02847"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3676D21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In a transitional housing or independent living program</w:t>
            </w:r>
          </w:p>
        </w:tc>
        <w:tc>
          <w:tcPr>
            <w:tcW w:w="1985" w:type="dxa"/>
            <w:tcBorders>
              <w:top w:val="single" w:sz="6" w:space="0" w:color="DDDDDD"/>
            </w:tcBorders>
            <w:shd w:val="clear" w:color="auto" w:fill="F9F9F9"/>
            <w:tcMar>
              <w:top w:w="120" w:type="dxa"/>
              <w:left w:w="120" w:type="dxa"/>
              <w:bottom w:w="120" w:type="dxa"/>
              <w:right w:w="120" w:type="dxa"/>
            </w:tcMar>
            <w:hideMark/>
          </w:tcPr>
          <w:p w14:paraId="0765CDFD"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0/116 (0.0%)</w:t>
            </w:r>
          </w:p>
        </w:tc>
        <w:tc>
          <w:tcPr>
            <w:tcW w:w="1985" w:type="dxa"/>
            <w:tcBorders>
              <w:top w:val="single" w:sz="6" w:space="0" w:color="DDDDDD"/>
            </w:tcBorders>
            <w:shd w:val="clear" w:color="auto" w:fill="F9F9F9"/>
            <w:tcMar>
              <w:top w:w="120" w:type="dxa"/>
              <w:left w:w="120" w:type="dxa"/>
              <w:bottom w:w="120" w:type="dxa"/>
              <w:right w:w="120" w:type="dxa"/>
            </w:tcMar>
            <w:hideMark/>
          </w:tcPr>
          <w:p w14:paraId="679C2764"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3/116 (2.6%)</w:t>
            </w:r>
          </w:p>
        </w:tc>
      </w:tr>
      <w:tr w:rsidR="00863065" w:rsidRPr="00863065" w14:paraId="7644B66B"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57361CC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In a closed area/space with a roof not meant for human habitation such as an abandoned building, garage, tent, etc.</w:t>
            </w:r>
          </w:p>
        </w:tc>
        <w:tc>
          <w:tcPr>
            <w:tcW w:w="1985" w:type="dxa"/>
            <w:tcBorders>
              <w:top w:val="single" w:sz="6" w:space="0" w:color="DDDDDD"/>
            </w:tcBorders>
            <w:shd w:val="clear" w:color="auto" w:fill="auto"/>
            <w:tcMar>
              <w:top w:w="120" w:type="dxa"/>
              <w:left w:w="120" w:type="dxa"/>
              <w:bottom w:w="120" w:type="dxa"/>
              <w:right w:w="120" w:type="dxa"/>
            </w:tcMar>
            <w:hideMark/>
          </w:tcPr>
          <w:p w14:paraId="51FB2190"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0/116 (0.0%)</w:t>
            </w:r>
          </w:p>
        </w:tc>
        <w:tc>
          <w:tcPr>
            <w:tcW w:w="1985" w:type="dxa"/>
            <w:tcBorders>
              <w:top w:val="single" w:sz="6" w:space="0" w:color="DDDDDD"/>
            </w:tcBorders>
            <w:shd w:val="clear" w:color="auto" w:fill="auto"/>
            <w:tcMar>
              <w:top w:w="120" w:type="dxa"/>
              <w:left w:w="120" w:type="dxa"/>
              <w:bottom w:w="120" w:type="dxa"/>
              <w:right w:w="120" w:type="dxa"/>
            </w:tcMar>
            <w:hideMark/>
          </w:tcPr>
          <w:p w14:paraId="2A43634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3/116 (2.6%)</w:t>
            </w:r>
          </w:p>
        </w:tc>
      </w:tr>
      <w:tr w:rsidR="00863065" w:rsidRPr="00863065" w14:paraId="0A075AF0"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45170AFA"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Outdoor location such as street, sidewalk, alley, park, etc.</w:t>
            </w:r>
          </w:p>
        </w:tc>
        <w:tc>
          <w:tcPr>
            <w:tcW w:w="1985" w:type="dxa"/>
            <w:tcBorders>
              <w:top w:val="single" w:sz="6" w:space="0" w:color="DDDDDD"/>
            </w:tcBorders>
            <w:shd w:val="clear" w:color="auto" w:fill="F9F9F9"/>
            <w:tcMar>
              <w:top w:w="120" w:type="dxa"/>
              <w:left w:w="120" w:type="dxa"/>
              <w:bottom w:w="120" w:type="dxa"/>
              <w:right w:w="120" w:type="dxa"/>
            </w:tcMar>
            <w:hideMark/>
          </w:tcPr>
          <w:p w14:paraId="200CE613"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0/116 (0.0%)</w:t>
            </w:r>
          </w:p>
        </w:tc>
        <w:tc>
          <w:tcPr>
            <w:tcW w:w="1985" w:type="dxa"/>
            <w:tcBorders>
              <w:top w:val="single" w:sz="6" w:space="0" w:color="DDDDDD"/>
            </w:tcBorders>
            <w:shd w:val="clear" w:color="auto" w:fill="F9F9F9"/>
            <w:tcMar>
              <w:top w:w="120" w:type="dxa"/>
              <w:left w:w="120" w:type="dxa"/>
              <w:bottom w:w="120" w:type="dxa"/>
              <w:right w:w="120" w:type="dxa"/>
            </w:tcMar>
            <w:hideMark/>
          </w:tcPr>
          <w:p w14:paraId="29E324CB"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2/116 (1.7%)</w:t>
            </w:r>
          </w:p>
        </w:tc>
      </w:tr>
      <w:tr w:rsidR="00863065" w:rsidRPr="00863065" w14:paraId="4A6EF0CD"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57385ED6"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In a car, truck, van, RV or camper</w:t>
            </w:r>
          </w:p>
        </w:tc>
        <w:tc>
          <w:tcPr>
            <w:tcW w:w="1985" w:type="dxa"/>
            <w:tcBorders>
              <w:top w:val="single" w:sz="6" w:space="0" w:color="DDDDDD"/>
            </w:tcBorders>
            <w:shd w:val="clear" w:color="auto" w:fill="auto"/>
            <w:tcMar>
              <w:top w:w="120" w:type="dxa"/>
              <w:left w:w="120" w:type="dxa"/>
              <w:bottom w:w="120" w:type="dxa"/>
              <w:right w:w="120" w:type="dxa"/>
            </w:tcMar>
            <w:hideMark/>
          </w:tcPr>
          <w:p w14:paraId="289B13A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3/116 (2.6%)</w:t>
            </w:r>
          </w:p>
        </w:tc>
        <w:tc>
          <w:tcPr>
            <w:tcW w:w="1985" w:type="dxa"/>
            <w:tcBorders>
              <w:top w:val="single" w:sz="6" w:space="0" w:color="DDDDDD"/>
            </w:tcBorders>
            <w:shd w:val="clear" w:color="auto" w:fill="auto"/>
            <w:tcMar>
              <w:top w:w="120" w:type="dxa"/>
              <w:left w:w="120" w:type="dxa"/>
              <w:bottom w:w="120" w:type="dxa"/>
              <w:right w:w="120" w:type="dxa"/>
            </w:tcMar>
            <w:hideMark/>
          </w:tcPr>
          <w:p w14:paraId="604ECF2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2/116 (1.7%)</w:t>
            </w:r>
          </w:p>
        </w:tc>
      </w:tr>
      <w:tr w:rsidR="00863065" w:rsidRPr="00863065" w14:paraId="75EED41E"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1D18C131"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At a shelter</w:t>
            </w:r>
          </w:p>
        </w:tc>
        <w:tc>
          <w:tcPr>
            <w:tcW w:w="1985" w:type="dxa"/>
            <w:tcBorders>
              <w:top w:val="single" w:sz="6" w:space="0" w:color="DDDDDD"/>
            </w:tcBorders>
            <w:shd w:val="clear" w:color="auto" w:fill="F9F9F9"/>
            <w:tcMar>
              <w:top w:w="120" w:type="dxa"/>
              <w:left w:w="120" w:type="dxa"/>
              <w:bottom w:w="120" w:type="dxa"/>
              <w:right w:w="120" w:type="dxa"/>
            </w:tcMar>
            <w:hideMark/>
          </w:tcPr>
          <w:p w14:paraId="59B82AAC"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1/116 (0.9%)</w:t>
            </w:r>
          </w:p>
        </w:tc>
        <w:tc>
          <w:tcPr>
            <w:tcW w:w="1985" w:type="dxa"/>
            <w:tcBorders>
              <w:top w:val="single" w:sz="6" w:space="0" w:color="DDDDDD"/>
            </w:tcBorders>
            <w:shd w:val="clear" w:color="auto" w:fill="F9F9F9"/>
            <w:tcMar>
              <w:top w:w="120" w:type="dxa"/>
              <w:left w:w="120" w:type="dxa"/>
              <w:bottom w:w="120" w:type="dxa"/>
              <w:right w:w="120" w:type="dxa"/>
            </w:tcMar>
            <w:hideMark/>
          </w:tcPr>
          <w:p w14:paraId="0949F954"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1/116 (0.9%)</w:t>
            </w:r>
          </w:p>
        </w:tc>
      </w:tr>
      <w:tr w:rsidR="00863065" w:rsidRPr="00863065" w14:paraId="7303AC1E"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664C837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At a group home such as halfway house or residential program for mental health or substance abuse</w:t>
            </w:r>
          </w:p>
        </w:tc>
        <w:tc>
          <w:tcPr>
            <w:tcW w:w="1985" w:type="dxa"/>
            <w:tcBorders>
              <w:top w:val="single" w:sz="6" w:space="0" w:color="DDDDDD"/>
            </w:tcBorders>
            <w:shd w:val="clear" w:color="auto" w:fill="auto"/>
            <w:tcMar>
              <w:top w:w="120" w:type="dxa"/>
              <w:left w:w="120" w:type="dxa"/>
              <w:bottom w:w="120" w:type="dxa"/>
              <w:right w:w="120" w:type="dxa"/>
            </w:tcMar>
            <w:hideMark/>
          </w:tcPr>
          <w:p w14:paraId="205CAD79"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0/116 (0.0%)</w:t>
            </w:r>
          </w:p>
        </w:tc>
        <w:tc>
          <w:tcPr>
            <w:tcW w:w="1985" w:type="dxa"/>
            <w:tcBorders>
              <w:top w:val="single" w:sz="6" w:space="0" w:color="DDDDDD"/>
            </w:tcBorders>
            <w:shd w:val="clear" w:color="auto" w:fill="auto"/>
            <w:tcMar>
              <w:top w:w="120" w:type="dxa"/>
              <w:left w:w="120" w:type="dxa"/>
              <w:bottom w:w="120" w:type="dxa"/>
              <w:right w:w="120" w:type="dxa"/>
            </w:tcMar>
            <w:hideMark/>
          </w:tcPr>
          <w:p w14:paraId="1E77BFBE"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1/116 (0.9%)</w:t>
            </w:r>
          </w:p>
        </w:tc>
      </w:tr>
    </w:tbl>
    <w:p w14:paraId="6EEF01C4"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6223BA9B"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Unstable Housing</w:t>
      </w:r>
    </w:p>
    <w:p w14:paraId="0FBAB6A3" w14:textId="59BC405E"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r w:rsidRPr="00863065">
        <w:rPr>
          <w:rFonts w:ascii="Helvetica" w:eastAsia="Times New Roman" w:hAnsi="Helvetica" w:cs="Helvetica"/>
          <w:b/>
          <w:bCs/>
          <w:color w:val="333333"/>
          <w:sz w:val="21"/>
          <w:szCs w:val="21"/>
        </w:rPr>
        <w:t>In the past 12 months, if you have experienced unstable housing, what was the most common reason? (n=42, 34% of 123 reporting).</w:t>
      </w:r>
      <w:r w:rsidRPr="00863065">
        <w:rPr>
          <w:rFonts w:ascii="Helvetica" w:eastAsia="Times New Roman" w:hAnsi="Helvetica" w:cs="Helvetica"/>
          <w:noProof/>
          <w:color w:val="333333"/>
          <w:sz w:val="21"/>
          <w:szCs w:val="21"/>
        </w:rPr>
        <w:drawing>
          <wp:inline distT="0" distB="0" distL="0" distR="0" wp14:anchorId="75908EC6" wp14:editId="672035C9">
            <wp:extent cx="5943600" cy="286258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r w:rsidRPr="00863065">
        <w:rPr>
          <w:rFonts w:ascii="Helvetica" w:eastAsia="Times New Roman" w:hAnsi="Helvetica" w:cs="Helvetica"/>
          <w:color w:val="333333"/>
          <w:sz w:val="21"/>
          <w:szCs w:val="21"/>
        </w:rPr>
        <w:t>Figure 4.4: Unstable Housing Identification</w:t>
      </w:r>
    </w:p>
    <w:p w14:paraId="08FD3507" w14:textId="20446F6E"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del w:id="200" w:author="Connor Franklin" w:date="2022-05-11T09:08:00Z">
        <w:r w:rsidRPr="00863065" w:rsidDel="00624D48">
          <w:rPr>
            <w:rFonts w:ascii="Helvetica" w:eastAsia="Times New Roman" w:hAnsi="Helvetica" w:cs="Helvetica"/>
            <w:color w:val="333333"/>
            <w:sz w:val="21"/>
            <w:szCs w:val="21"/>
          </w:rPr>
          <w:delText>It seems</w:delText>
        </w:r>
      </w:del>
      <w:ins w:id="201" w:author="Connor Franklin" w:date="2022-05-11T09:08:00Z">
        <w:r w:rsidR="00624D48">
          <w:rPr>
            <w:rFonts w:ascii="Helvetica" w:eastAsia="Times New Roman" w:hAnsi="Helvetica" w:cs="Helvetica"/>
            <w:color w:val="333333"/>
            <w:sz w:val="21"/>
            <w:szCs w:val="21"/>
          </w:rPr>
          <w:t>The data shows</w:t>
        </w:r>
      </w:ins>
      <w:r w:rsidRPr="00863065">
        <w:rPr>
          <w:rFonts w:ascii="Helvetica" w:eastAsia="Times New Roman" w:hAnsi="Helvetica" w:cs="Helvetica"/>
          <w:color w:val="333333"/>
          <w:sz w:val="21"/>
          <w:szCs w:val="21"/>
        </w:rPr>
        <w:t xml:space="preserve"> that of the people who experienced unstable housing, the most common cause was not having enough money to cover housing expenses (20 people). The next most common was cause was from issues with roommates, both having conflicts (7 people) and them being unable/unwilling to pay living expenses (6 people).</w:t>
      </w:r>
    </w:p>
    <w:p w14:paraId="74E80EA7"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058716F4" w14:textId="77777777" w:rsidR="00863065" w:rsidRPr="00863065" w:rsidRDefault="00863065" w:rsidP="00863065">
      <w:pPr>
        <w:shd w:val="clear" w:color="auto" w:fill="FFFFFF"/>
        <w:spacing w:after="150" w:line="240" w:lineRule="auto"/>
        <w:outlineLvl w:val="1"/>
        <w:rPr>
          <w:rFonts w:ascii="inherit" w:eastAsia="Times New Roman" w:hAnsi="inherit" w:cs="Helvetica"/>
          <w:color w:val="333333"/>
          <w:sz w:val="45"/>
          <w:szCs w:val="45"/>
        </w:rPr>
      </w:pPr>
      <w:r w:rsidRPr="00863065">
        <w:rPr>
          <w:rFonts w:ascii="inherit" w:eastAsia="Times New Roman" w:hAnsi="inherit" w:cs="Helvetica"/>
          <w:color w:val="333333"/>
          <w:sz w:val="45"/>
          <w:szCs w:val="45"/>
        </w:rPr>
        <w:t>Housing Insecure &amp; Homeless</w:t>
      </w:r>
    </w:p>
    <w:p w14:paraId="2A8852E7" w14:textId="34F5FBD7" w:rsidR="00863065" w:rsidRPr="00863065" w:rsidRDefault="00863065" w:rsidP="00863065">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Students with at least 3 housing insecurity indicators present are housing insecure,</w:t>
      </w:r>
      <w:ins w:id="202" w:author="Connor Franklin" w:date="2022-05-11T09:10:00Z">
        <w:r w:rsidR="00624D48">
          <w:rPr>
            <w:rFonts w:ascii="Helvetica" w:eastAsia="Times New Roman" w:hAnsi="Helvetica" w:cs="Helvetica"/>
            <w:color w:val="333333"/>
            <w:sz w:val="21"/>
            <w:szCs w:val="21"/>
          </w:rPr>
          <w:t xml:space="preserve"> while those with 2 or fewer are not considered housing insecure</w:t>
        </w:r>
      </w:ins>
      <w:del w:id="203" w:author="Connor Franklin" w:date="2022-05-11T09:10:00Z">
        <w:r w:rsidRPr="00863065" w:rsidDel="00624D48">
          <w:rPr>
            <w:rFonts w:ascii="Helvetica" w:eastAsia="Times New Roman" w:hAnsi="Helvetica" w:cs="Helvetica"/>
            <w:color w:val="333333"/>
            <w:sz w:val="21"/>
            <w:szCs w:val="21"/>
          </w:rPr>
          <w:delText xml:space="preserve"> they are not otherwise</w:delText>
        </w:r>
      </w:del>
      <w:r w:rsidRPr="00863065">
        <w:rPr>
          <w:rFonts w:ascii="Helvetica" w:eastAsia="Times New Roman" w:hAnsi="Helvetica" w:cs="Helvetica"/>
          <w:color w:val="333333"/>
          <w:sz w:val="21"/>
          <w:szCs w:val="21"/>
        </w:rPr>
        <w:t xml:space="preserve"> (n=87, 71% of 123 reporting).</w:t>
      </w:r>
    </w:p>
    <w:p w14:paraId="4AE12D9A" w14:textId="77777777" w:rsidR="00863065" w:rsidRPr="00863065" w:rsidRDefault="00863065" w:rsidP="00863065">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863065">
        <w:rPr>
          <w:rFonts w:ascii="Helvetica" w:eastAsia="Times New Roman" w:hAnsi="Helvetica" w:cs="Helvetica"/>
          <w:color w:val="333333"/>
          <w:sz w:val="21"/>
          <w:szCs w:val="21"/>
        </w:rPr>
        <w:t>Students with at least 1 homelessness insecurity indicator present are considered to have experience homelessness at date of survey (n=116, 94% of 123 reporting).</w:t>
      </w:r>
    </w:p>
    <w:tbl>
      <w:tblPr>
        <w:tblW w:w="12450" w:type="dxa"/>
        <w:tblCellMar>
          <w:top w:w="15" w:type="dxa"/>
          <w:left w:w="15" w:type="dxa"/>
          <w:bottom w:w="15" w:type="dxa"/>
          <w:right w:w="15" w:type="dxa"/>
        </w:tblCellMar>
        <w:tblLook w:val="04A0" w:firstRow="1" w:lastRow="0" w:firstColumn="1" w:lastColumn="0" w:noHBand="0" w:noVBand="1"/>
      </w:tblPr>
      <w:tblGrid>
        <w:gridCol w:w="8650"/>
        <w:gridCol w:w="3800"/>
      </w:tblGrid>
      <w:tr w:rsidR="00863065" w:rsidRPr="00863065" w14:paraId="1BA8CDD9" w14:textId="77777777" w:rsidTr="0086306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B9F43F0" w14:textId="77777777" w:rsidR="00863065" w:rsidRPr="00863065" w:rsidRDefault="00863065" w:rsidP="00863065">
            <w:pPr>
              <w:spacing w:after="300" w:line="240" w:lineRule="auto"/>
              <w:rPr>
                <w:rFonts w:ascii="Times New Roman" w:eastAsia="Times New Roman" w:hAnsi="Times New Roman" w:cs="Times New Roman"/>
                <w:b/>
                <w:bCs/>
                <w:sz w:val="24"/>
                <w:szCs w:val="24"/>
              </w:rPr>
            </w:pPr>
            <w:commentRangeStart w:id="204"/>
            <w:r w:rsidRPr="00863065">
              <w:rPr>
                <w:rFonts w:ascii="Times New Roman" w:eastAsia="Times New Roman" w:hAnsi="Times New Roman" w:cs="Times New Roman"/>
                <w:b/>
                <w:bCs/>
                <w:sz w:val="24"/>
                <w:szCs w:val="24"/>
              </w:rPr>
              <w:t>Unstable Housing Type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FE239B" w14:textId="77777777" w:rsidR="00863065" w:rsidRPr="00863065" w:rsidRDefault="00863065" w:rsidP="00863065">
            <w:pPr>
              <w:spacing w:after="300" w:line="240" w:lineRule="auto"/>
              <w:rPr>
                <w:rFonts w:ascii="Times New Roman" w:eastAsia="Times New Roman" w:hAnsi="Times New Roman" w:cs="Times New Roman"/>
                <w:b/>
                <w:bCs/>
                <w:sz w:val="24"/>
                <w:szCs w:val="24"/>
              </w:rPr>
            </w:pPr>
            <w:r w:rsidRPr="00863065">
              <w:rPr>
                <w:rFonts w:ascii="Times New Roman" w:eastAsia="Times New Roman" w:hAnsi="Times New Roman" w:cs="Times New Roman"/>
                <w:b/>
                <w:bCs/>
                <w:sz w:val="24"/>
                <w:szCs w:val="24"/>
              </w:rPr>
              <w:t>Yes (%)</w:t>
            </w:r>
          </w:p>
        </w:tc>
      </w:tr>
      <w:tr w:rsidR="00863065" w:rsidRPr="00863065" w14:paraId="6E3C2AA4"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35EDBDD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Housing Insecure</w:t>
            </w:r>
          </w:p>
        </w:tc>
        <w:tc>
          <w:tcPr>
            <w:tcW w:w="0" w:type="auto"/>
            <w:tcBorders>
              <w:top w:val="single" w:sz="6" w:space="0" w:color="DDDDDD"/>
            </w:tcBorders>
            <w:shd w:val="clear" w:color="auto" w:fill="F9F9F9"/>
            <w:tcMar>
              <w:top w:w="120" w:type="dxa"/>
              <w:left w:w="120" w:type="dxa"/>
              <w:bottom w:w="120" w:type="dxa"/>
              <w:right w:w="120" w:type="dxa"/>
            </w:tcMar>
            <w:hideMark/>
          </w:tcPr>
          <w:p w14:paraId="7C97FFC5"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26.4%</w:t>
            </w:r>
          </w:p>
        </w:tc>
      </w:tr>
      <w:tr w:rsidR="00863065" w:rsidRPr="00863065" w14:paraId="2609A464" w14:textId="77777777" w:rsidTr="00863065">
        <w:tc>
          <w:tcPr>
            <w:tcW w:w="0" w:type="auto"/>
            <w:tcBorders>
              <w:top w:val="single" w:sz="6" w:space="0" w:color="DDDDDD"/>
            </w:tcBorders>
            <w:shd w:val="clear" w:color="auto" w:fill="auto"/>
            <w:tcMar>
              <w:top w:w="120" w:type="dxa"/>
              <w:left w:w="120" w:type="dxa"/>
              <w:bottom w:w="120" w:type="dxa"/>
              <w:right w:w="120" w:type="dxa"/>
            </w:tcMar>
            <w:hideMark/>
          </w:tcPr>
          <w:p w14:paraId="153CBC02"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Homeless (year)</w:t>
            </w:r>
          </w:p>
        </w:tc>
        <w:tc>
          <w:tcPr>
            <w:tcW w:w="0" w:type="auto"/>
            <w:tcBorders>
              <w:top w:val="single" w:sz="6" w:space="0" w:color="DDDDDD"/>
            </w:tcBorders>
            <w:shd w:val="clear" w:color="auto" w:fill="auto"/>
            <w:tcMar>
              <w:top w:w="120" w:type="dxa"/>
              <w:left w:w="120" w:type="dxa"/>
              <w:bottom w:w="120" w:type="dxa"/>
              <w:right w:w="120" w:type="dxa"/>
            </w:tcMar>
            <w:hideMark/>
          </w:tcPr>
          <w:p w14:paraId="560557E4"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9.5%</w:t>
            </w:r>
          </w:p>
        </w:tc>
      </w:tr>
      <w:tr w:rsidR="00863065" w:rsidRPr="00863065" w14:paraId="06D3AEB8" w14:textId="77777777" w:rsidTr="00863065">
        <w:tc>
          <w:tcPr>
            <w:tcW w:w="0" w:type="auto"/>
            <w:tcBorders>
              <w:top w:val="single" w:sz="6" w:space="0" w:color="DDDDDD"/>
            </w:tcBorders>
            <w:shd w:val="clear" w:color="auto" w:fill="F9F9F9"/>
            <w:tcMar>
              <w:top w:w="120" w:type="dxa"/>
              <w:left w:w="120" w:type="dxa"/>
              <w:bottom w:w="120" w:type="dxa"/>
              <w:right w:w="120" w:type="dxa"/>
            </w:tcMar>
            <w:hideMark/>
          </w:tcPr>
          <w:p w14:paraId="5AF44CA5"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Homeless (month)</w:t>
            </w:r>
          </w:p>
        </w:tc>
        <w:tc>
          <w:tcPr>
            <w:tcW w:w="0" w:type="auto"/>
            <w:tcBorders>
              <w:top w:val="single" w:sz="6" w:space="0" w:color="DDDDDD"/>
            </w:tcBorders>
            <w:shd w:val="clear" w:color="auto" w:fill="F9F9F9"/>
            <w:tcMar>
              <w:top w:w="120" w:type="dxa"/>
              <w:left w:w="120" w:type="dxa"/>
              <w:bottom w:w="120" w:type="dxa"/>
              <w:right w:w="120" w:type="dxa"/>
            </w:tcMar>
            <w:hideMark/>
          </w:tcPr>
          <w:p w14:paraId="692D383F" w14:textId="77777777" w:rsidR="00863065" w:rsidRPr="00863065" w:rsidRDefault="00863065" w:rsidP="00863065">
            <w:pPr>
              <w:spacing w:after="300" w:line="240" w:lineRule="auto"/>
              <w:rPr>
                <w:rFonts w:ascii="Times New Roman" w:eastAsia="Times New Roman" w:hAnsi="Times New Roman" w:cs="Times New Roman"/>
                <w:sz w:val="24"/>
                <w:szCs w:val="24"/>
              </w:rPr>
            </w:pPr>
            <w:r w:rsidRPr="00863065">
              <w:rPr>
                <w:rFonts w:ascii="Times New Roman" w:eastAsia="Times New Roman" w:hAnsi="Times New Roman" w:cs="Times New Roman"/>
                <w:sz w:val="24"/>
                <w:szCs w:val="24"/>
              </w:rPr>
              <w:t>6.0%</w:t>
            </w:r>
            <w:commentRangeEnd w:id="204"/>
            <w:r w:rsidR="00085172">
              <w:rPr>
                <w:rStyle w:val="CommentReference"/>
              </w:rPr>
              <w:commentReference w:id="204"/>
            </w:r>
          </w:p>
        </w:tc>
      </w:tr>
    </w:tbl>
    <w:p w14:paraId="01E2768E" w14:textId="2AB74430" w:rsidR="00863065" w:rsidRPr="00863065" w:rsidRDefault="00863065" w:rsidP="00863065">
      <w:pPr>
        <w:numPr>
          <w:ilvl w:val="0"/>
          <w:numId w:val="4"/>
        </w:numPr>
        <w:shd w:val="clear" w:color="auto" w:fill="FFFFFF"/>
        <w:spacing w:after="150" w:line="240" w:lineRule="auto"/>
        <w:rPr>
          <w:rFonts w:ascii="Helvetica" w:eastAsia="Times New Roman" w:hAnsi="Helvetica" w:cs="Helvetica"/>
          <w:color w:val="333333"/>
          <w:sz w:val="21"/>
          <w:szCs w:val="21"/>
        </w:rPr>
      </w:pPr>
      <w:del w:id="205" w:author="Connor Franklin" w:date="2022-05-11T09:11:00Z">
        <w:r w:rsidRPr="00863065" w:rsidDel="00624D48">
          <w:rPr>
            <w:rFonts w:ascii="Helvetica" w:eastAsia="Times New Roman" w:hAnsi="Helvetica" w:cs="Helvetica"/>
            <w:color w:val="333333"/>
            <w:sz w:val="21"/>
            <w:szCs w:val="21"/>
          </w:rPr>
          <w:delText>Looking at the above table we can see</w:delText>
        </w:r>
      </w:del>
      <w:ins w:id="206" w:author="Connor Franklin" w:date="2022-05-11T09:11:00Z">
        <w:r w:rsidR="00624D48">
          <w:rPr>
            <w:rFonts w:ascii="Helvetica" w:eastAsia="Times New Roman" w:hAnsi="Helvetica" w:cs="Helvetica"/>
            <w:color w:val="333333"/>
            <w:sz w:val="21"/>
            <w:szCs w:val="21"/>
          </w:rPr>
          <w:t>The data indicates</w:t>
        </w:r>
      </w:ins>
      <w:r w:rsidRPr="00863065">
        <w:rPr>
          <w:rFonts w:ascii="Helvetica" w:eastAsia="Times New Roman" w:hAnsi="Helvetica" w:cs="Helvetica"/>
          <w:color w:val="333333"/>
          <w:sz w:val="21"/>
          <w:szCs w:val="21"/>
        </w:rPr>
        <w:t xml:space="preserve"> that the majority of students are not considered to be housing insecure (64 students, 73.6%), while the remaining students could be classified as housing insecure based on their indicators (23 students, 26.4%).</w:t>
      </w:r>
    </w:p>
    <w:p w14:paraId="67EAD16B" w14:textId="2BC24D8F" w:rsidR="00863065" w:rsidRPr="00863065" w:rsidRDefault="00863065" w:rsidP="00863065">
      <w:pPr>
        <w:numPr>
          <w:ilvl w:val="0"/>
          <w:numId w:val="4"/>
        </w:numPr>
        <w:shd w:val="clear" w:color="auto" w:fill="FFFFFF"/>
        <w:spacing w:after="150" w:line="240" w:lineRule="auto"/>
        <w:rPr>
          <w:rFonts w:ascii="Helvetica" w:eastAsia="Times New Roman" w:hAnsi="Helvetica" w:cs="Helvetica"/>
          <w:color w:val="333333"/>
          <w:sz w:val="21"/>
          <w:szCs w:val="21"/>
        </w:rPr>
      </w:pPr>
      <w:del w:id="207" w:author="Connor Franklin" w:date="2022-05-11T09:12:00Z">
        <w:r w:rsidRPr="00863065" w:rsidDel="00624D48">
          <w:rPr>
            <w:rFonts w:ascii="Helvetica" w:eastAsia="Times New Roman" w:hAnsi="Helvetica" w:cs="Helvetica"/>
            <w:color w:val="333333"/>
            <w:sz w:val="21"/>
            <w:szCs w:val="21"/>
          </w:rPr>
          <w:delText>Looking at the table above, we can see</w:delText>
        </w:r>
      </w:del>
      <w:ins w:id="208" w:author="Connor Franklin" w:date="2022-05-11T09:12:00Z">
        <w:r w:rsidR="00624D48">
          <w:rPr>
            <w:rFonts w:ascii="Helvetica" w:eastAsia="Times New Roman" w:hAnsi="Helvetica" w:cs="Helvetica"/>
            <w:color w:val="333333"/>
            <w:sz w:val="21"/>
            <w:szCs w:val="21"/>
          </w:rPr>
          <w:t>The data shows that</w:t>
        </w:r>
      </w:ins>
      <w:r w:rsidRPr="00863065">
        <w:rPr>
          <w:rFonts w:ascii="Helvetica" w:eastAsia="Times New Roman" w:hAnsi="Helvetica" w:cs="Helvetica"/>
          <w:color w:val="333333"/>
          <w:sz w:val="21"/>
          <w:szCs w:val="21"/>
        </w:rPr>
        <w:t xml:space="preserve"> the majority of student</w:t>
      </w:r>
      <w:ins w:id="209" w:author="Connor Franklin" w:date="2022-05-11T09:12:00Z">
        <w:r w:rsidR="00624D48">
          <w:rPr>
            <w:rFonts w:ascii="Helvetica" w:eastAsia="Times New Roman" w:hAnsi="Helvetica" w:cs="Helvetica"/>
            <w:color w:val="333333"/>
            <w:sz w:val="21"/>
            <w:szCs w:val="21"/>
          </w:rPr>
          <w:t>s</w:t>
        </w:r>
      </w:ins>
      <w:r w:rsidRPr="00863065">
        <w:rPr>
          <w:rFonts w:ascii="Helvetica" w:eastAsia="Times New Roman" w:hAnsi="Helvetica" w:cs="Helvetica"/>
          <w:color w:val="333333"/>
          <w:sz w:val="21"/>
          <w:szCs w:val="21"/>
        </w:rPr>
        <w:t xml:space="preserve"> did not experience homelessness in either the past month (109 students, 94.0%) or year (105 students, 90.5%). </w:t>
      </w:r>
      <w:del w:id="210" w:author="Connor Franklin" w:date="2022-05-11T09:13:00Z">
        <w:r w:rsidRPr="00863065" w:rsidDel="00085172">
          <w:rPr>
            <w:rFonts w:ascii="Helvetica" w:eastAsia="Times New Roman" w:hAnsi="Helvetica" w:cs="Helvetica"/>
            <w:color w:val="333333"/>
            <w:sz w:val="21"/>
            <w:szCs w:val="21"/>
          </w:rPr>
          <w:delText>However, we can see around 3x more students did experience homelessness during the past year (11 students, 9.5%) compared to during the past month (7 students, 6.0%).</w:delText>
        </w:r>
      </w:del>
    </w:p>
    <w:p w14:paraId="3670D9AE"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225BB098" w14:textId="77777777" w:rsidR="00863065" w:rsidRPr="00863065" w:rsidRDefault="00863065" w:rsidP="00863065">
      <w:pPr>
        <w:shd w:val="clear" w:color="auto" w:fill="FFFFFF"/>
        <w:spacing w:after="150" w:line="240" w:lineRule="auto"/>
        <w:rPr>
          <w:rFonts w:ascii="Helvetica" w:eastAsia="Times New Roman" w:hAnsi="Helvetica" w:cs="Helvetica"/>
          <w:color w:val="333333"/>
          <w:sz w:val="21"/>
          <w:szCs w:val="21"/>
        </w:rPr>
      </w:pPr>
    </w:p>
    <w:p w14:paraId="06AEC01B" w14:textId="0BF14FB9" w:rsidR="00863065" w:rsidRDefault="00863065" w:rsidP="00863065">
      <w:pPr>
        <w:rPr>
          <w:ins w:id="211" w:author="Connor Franklin" w:date="2022-05-11T09:15:00Z"/>
          <w:sz w:val="24"/>
          <w:szCs w:val="24"/>
        </w:rPr>
      </w:pPr>
      <w:r w:rsidRPr="00863065">
        <w:rPr>
          <w:rFonts w:ascii="Helvetica" w:eastAsia="Times New Roman" w:hAnsi="Helvetica" w:cs="Helvetica"/>
          <w:color w:val="333333"/>
          <w:sz w:val="21"/>
          <w:szCs w:val="21"/>
        </w:rPr>
        <w:br/>
      </w:r>
      <w:r w:rsidRPr="00863065">
        <w:rPr>
          <w:rFonts w:ascii="Times New Roman" w:eastAsia="Times New Roman" w:hAnsi="Times New Roman" w:cs="Times New Roman"/>
          <w:noProof/>
          <w:sz w:val="24"/>
          <w:szCs w:val="24"/>
        </w:rPr>
        <w:drawing>
          <wp:inline distT="0" distB="0" distL="0" distR="0" wp14:anchorId="45C231A6" wp14:editId="457DD15B">
            <wp:extent cx="5943600" cy="1845945"/>
            <wp:effectExtent l="0" t="0" r="0" b="190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438C1C89" w14:textId="712F93AD" w:rsidR="00180623" w:rsidRDefault="00180623" w:rsidP="00863065">
      <w:pPr>
        <w:rPr>
          <w:ins w:id="212" w:author="Connor Franklin" w:date="2022-05-11T09:15:00Z"/>
          <w:sz w:val="24"/>
          <w:szCs w:val="24"/>
        </w:rPr>
      </w:pPr>
    </w:p>
    <w:p w14:paraId="494140DE" w14:textId="67626993" w:rsidR="00180623" w:rsidRDefault="00180623">
      <w:pPr>
        <w:rPr>
          <w:ins w:id="213" w:author="Connor Franklin" w:date="2022-05-11T09:15:00Z"/>
          <w:sz w:val="24"/>
          <w:szCs w:val="24"/>
        </w:rPr>
      </w:pPr>
      <w:ins w:id="214" w:author="Connor Franklin" w:date="2022-05-11T09:15:00Z">
        <w:r>
          <w:rPr>
            <w:sz w:val="24"/>
            <w:szCs w:val="24"/>
          </w:rPr>
          <w:br w:type="page"/>
        </w:r>
      </w:ins>
    </w:p>
    <w:p w14:paraId="7640D160" w14:textId="77777777" w:rsidR="00180623" w:rsidRDefault="00180623" w:rsidP="00180623">
      <w:pPr>
        <w:pStyle w:val="Heading1"/>
        <w:shd w:val="clear" w:color="auto" w:fill="FFFFFF"/>
        <w:spacing w:before="300" w:beforeAutospacing="0" w:after="150" w:afterAutospacing="0"/>
        <w:rPr>
          <w:rFonts w:ascii="inherit" w:hAnsi="inherit" w:cs="Helvetica"/>
          <w:b w:val="0"/>
          <w:bCs w:val="0"/>
          <w:color w:val="333333"/>
          <w:sz w:val="57"/>
          <w:szCs w:val="57"/>
        </w:rPr>
      </w:pPr>
      <w:r>
        <w:rPr>
          <w:rFonts w:ascii="inherit" w:hAnsi="inherit" w:cs="Helvetica"/>
          <w:b w:val="0"/>
          <w:bCs w:val="0"/>
          <w:color w:val="333333"/>
          <w:sz w:val="57"/>
          <w:szCs w:val="57"/>
        </w:rPr>
        <w:t>CalFresh Student Eligibility</w:t>
      </w:r>
    </w:p>
    <w:p w14:paraId="2FAD42AB" w14:textId="3DB57670"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questions were asked in regard</w:t>
      </w:r>
      <w:ins w:id="215" w:author="Connor Franklin" w:date="2022-05-11T09:17:00Z">
        <w:r>
          <w:rPr>
            <w:rFonts w:ascii="Helvetica" w:hAnsi="Helvetica" w:cs="Helvetica"/>
            <w:color w:val="333333"/>
            <w:sz w:val="21"/>
            <w:szCs w:val="21"/>
          </w:rPr>
          <w:t xml:space="preserve"> to</w:t>
        </w:r>
      </w:ins>
      <w:del w:id="216" w:author="Connor Franklin" w:date="2022-05-11T09:16:00Z">
        <w:r w:rsidDel="00180623">
          <w:rPr>
            <w:rFonts w:ascii="Helvetica" w:hAnsi="Helvetica" w:cs="Helvetica"/>
            <w:color w:val="333333"/>
            <w:sz w:val="21"/>
            <w:szCs w:val="21"/>
          </w:rPr>
          <w:delText>s</w:delText>
        </w:r>
      </w:del>
      <w:r>
        <w:rPr>
          <w:rFonts w:ascii="Helvetica" w:hAnsi="Helvetica" w:cs="Helvetica"/>
          <w:color w:val="333333"/>
          <w:sz w:val="21"/>
          <w:szCs w:val="21"/>
        </w:rPr>
        <w:t xml:space="preserve"> </w:t>
      </w:r>
      <w:ins w:id="217" w:author="Connor Franklin" w:date="2022-05-11T09:16:00Z">
        <w:r>
          <w:rPr>
            <w:rFonts w:ascii="Helvetica" w:hAnsi="Helvetica" w:cs="Helvetica"/>
            <w:color w:val="333333"/>
            <w:sz w:val="21"/>
            <w:szCs w:val="21"/>
          </w:rPr>
          <w:t xml:space="preserve">CalFresh requirement </w:t>
        </w:r>
      </w:ins>
      <w:del w:id="218" w:author="Connor Franklin" w:date="2022-05-11T09:16:00Z">
        <w:r w:rsidDel="00180623">
          <w:rPr>
            <w:rFonts w:ascii="Helvetica" w:hAnsi="Helvetica" w:cs="Helvetica"/>
            <w:color w:val="333333"/>
            <w:sz w:val="21"/>
            <w:szCs w:val="21"/>
          </w:rPr>
          <w:delText xml:space="preserve">to </w:delText>
        </w:r>
      </w:del>
      <w:r>
        <w:rPr>
          <w:rFonts w:ascii="Helvetica" w:hAnsi="Helvetica" w:cs="Helvetica"/>
          <w:color w:val="333333"/>
          <w:sz w:val="21"/>
          <w:szCs w:val="21"/>
        </w:rPr>
        <w:t>criteria</w:t>
      </w:r>
      <w:del w:id="219" w:author="Connor Franklin" w:date="2022-05-11T09:16:00Z">
        <w:r w:rsidDel="00180623">
          <w:rPr>
            <w:rFonts w:ascii="Helvetica" w:hAnsi="Helvetica" w:cs="Helvetica"/>
            <w:color w:val="333333"/>
            <w:sz w:val="21"/>
            <w:szCs w:val="21"/>
          </w:rPr>
          <w:delText xml:space="preserve"> laid out by the CalFresh Requirements</w:delText>
        </w:r>
      </w:del>
      <w:r>
        <w:rPr>
          <w:rFonts w:ascii="Helvetica" w:hAnsi="Helvetica" w:cs="Helvetica"/>
          <w:color w:val="333333"/>
          <w:sz w:val="21"/>
          <w:szCs w:val="21"/>
        </w:rPr>
        <w:t xml:space="preserve">. </w:t>
      </w:r>
      <w:del w:id="220" w:author="Connor Franklin" w:date="2022-05-11T09:17:00Z">
        <w:r w:rsidDel="00492A8D">
          <w:rPr>
            <w:rFonts w:ascii="Helvetica" w:hAnsi="Helvetica" w:cs="Helvetica"/>
            <w:color w:val="333333"/>
            <w:sz w:val="21"/>
            <w:szCs w:val="21"/>
          </w:rPr>
          <w:delText xml:space="preserve">This </w:delText>
        </w:r>
      </w:del>
      <w:ins w:id="221" w:author="Connor Franklin" w:date="2022-05-11T09:18:00Z">
        <w:r w:rsidR="00492A8D">
          <w:rPr>
            <w:rFonts w:ascii="Helvetica" w:hAnsi="Helvetica" w:cs="Helvetica"/>
            <w:color w:val="333333"/>
            <w:sz w:val="21"/>
            <w:szCs w:val="21"/>
          </w:rPr>
          <w:t>Criteria</w:t>
        </w:r>
      </w:ins>
      <w:ins w:id="222" w:author="Connor Franklin" w:date="2022-05-11T09:17:00Z">
        <w:r w:rsidR="00492A8D">
          <w:rPr>
            <w:rFonts w:ascii="Helvetica" w:hAnsi="Helvetica" w:cs="Helvetica"/>
            <w:color w:val="333333"/>
            <w:sz w:val="21"/>
            <w:szCs w:val="21"/>
          </w:rPr>
          <w:t xml:space="preserve"> </w:t>
        </w:r>
      </w:ins>
      <w:r>
        <w:rPr>
          <w:rFonts w:ascii="Helvetica" w:hAnsi="Helvetica" w:cs="Helvetica"/>
          <w:color w:val="333333"/>
          <w:sz w:val="21"/>
          <w:szCs w:val="21"/>
        </w:rPr>
        <w:t>include</w:t>
      </w:r>
      <w:del w:id="223" w:author="Connor Franklin" w:date="2022-05-11T09:18:00Z">
        <w:r w:rsidDel="00492A8D">
          <w:rPr>
            <w:rFonts w:ascii="Helvetica" w:hAnsi="Helvetica" w:cs="Helvetica"/>
            <w:color w:val="333333"/>
            <w:sz w:val="21"/>
            <w:szCs w:val="21"/>
          </w:rPr>
          <w:delText>s</w:delText>
        </w:r>
      </w:del>
      <w:r>
        <w:rPr>
          <w:rFonts w:ascii="Helvetica" w:hAnsi="Helvetica" w:cs="Helvetica"/>
          <w:color w:val="333333"/>
          <w:sz w:val="21"/>
          <w:szCs w:val="21"/>
        </w:rPr>
        <w:t xml:space="preserve"> U.S. citizenship (or lawful permanent resident), receiving Cal Grant A/B, and receiving food from a campus meal plan. Household size and monthly income is also looked at and broken down into a chart to show CalFresh eligibility. Students were also determined to be eligible or not for CalFresh based on their responses to these criteria questions.</w:t>
      </w:r>
    </w:p>
    <w:p w14:paraId="24E35817" w14:textId="77777777" w:rsidR="00180623" w:rsidRDefault="00180623" w:rsidP="0018062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CalFresh Criteria</w:t>
      </w:r>
    </w:p>
    <w:p w14:paraId="40B72626" w14:textId="77777777" w:rsidR="00180623" w:rsidRDefault="00180623" w:rsidP="00180623">
      <w:pPr>
        <w:shd w:val="clear" w:color="auto" w:fill="FFFFFF"/>
        <w:rPr>
          <w:rFonts w:ascii="Helvetica" w:hAnsi="Helvetica" w:cs="Helvetica"/>
          <w:color w:val="333333"/>
          <w:sz w:val="21"/>
          <w:szCs w:val="21"/>
        </w:rPr>
      </w:pPr>
      <w:r>
        <w:rPr>
          <w:rStyle w:val="Emphasis"/>
          <w:rFonts w:ascii="Helvetica" w:hAnsi="Helvetica" w:cs="Helvetica"/>
          <w:color w:val="333333"/>
          <w:sz w:val="21"/>
          <w:szCs w:val="21"/>
        </w:rPr>
        <w:t>Below are a series of Yes/No questions asked in order to help determine if a person is potentially eligible for CalFresh benefits.</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180623" w14:paraId="29B4FF45" w14:textId="77777777" w:rsidTr="0018062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D3F57B2" w14:textId="77777777" w:rsidR="00180623" w:rsidRDefault="00180623">
            <w:pPr>
              <w:shd w:val="clear" w:color="auto" w:fill="FFFFFF"/>
              <w:rPr>
                <w:rFonts w:ascii="Helvetica" w:hAnsi="Helvetica" w:cs="Helvetica"/>
                <w:color w:val="333333"/>
                <w:sz w:val="21"/>
                <w:szCs w:val="21"/>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1423FB" w14:textId="77777777" w:rsidR="00180623" w:rsidRDefault="00180623">
            <w:pPr>
              <w:spacing w:after="300"/>
              <w:rPr>
                <w:b/>
                <w:bCs/>
                <w:sz w:val="24"/>
                <w:szCs w:val="24"/>
              </w:rPr>
            </w:pPr>
            <w:r>
              <w:rPr>
                <w:b/>
                <w:bCs/>
              </w:rPr>
              <w:t>Yes (%)</w:t>
            </w:r>
          </w:p>
        </w:tc>
      </w:tr>
      <w:tr w:rsidR="00180623" w14:paraId="5F9A5331" w14:textId="77777777" w:rsidTr="00180623">
        <w:tc>
          <w:tcPr>
            <w:tcW w:w="0" w:type="auto"/>
            <w:tcBorders>
              <w:top w:val="single" w:sz="6" w:space="0" w:color="DDDDDD"/>
            </w:tcBorders>
            <w:shd w:val="clear" w:color="auto" w:fill="F9F9F9"/>
            <w:tcMar>
              <w:top w:w="120" w:type="dxa"/>
              <w:left w:w="120" w:type="dxa"/>
              <w:bottom w:w="120" w:type="dxa"/>
              <w:right w:w="120" w:type="dxa"/>
            </w:tcMar>
            <w:hideMark/>
          </w:tcPr>
          <w:p w14:paraId="1FB1BE8E" w14:textId="77777777" w:rsidR="00180623" w:rsidRDefault="00180623">
            <w:pPr>
              <w:spacing w:after="300"/>
            </w:pPr>
            <w:r>
              <w:t>Are you a U.S. citizen (n = 115)?</w:t>
            </w:r>
          </w:p>
        </w:tc>
        <w:tc>
          <w:tcPr>
            <w:tcW w:w="1985" w:type="dxa"/>
            <w:tcBorders>
              <w:top w:val="single" w:sz="6" w:space="0" w:color="DDDDDD"/>
            </w:tcBorders>
            <w:shd w:val="clear" w:color="auto" w:fill="F9F9F9"/>
            <w:tcMar>
              <w:top w:w="120" w:type="dxa"/>
              <w:left w:w="120" w:type="dxa"/>
              <w:bottom w:w="120" w:type="dxa"/>
              <w:right w:w="120" w:type="dxa"/>
            </w:tcMar>
            <w:hideMark/>
          </w:tcPr>
          <w:p w14:paraId="00E801D1" w14:textId="77777777" w:rsidR="00180623" w:rsidRDefault="00180623">
            <w:pPr>
              <w:spacing w:after="300"/>
            </w:pPr>
            <w:r>
              <w:t>108 (93.9%)</w:t>
            </w:r>
          </w:p>
        </w:tc>
      </w:tr>
      <w:tr w:rsidR="00180623" w14:paraId="242AD2AA" w14:textId="77777777" w:rsidTr="00180623">
        <w:tc>
          <w:tcPr>
            <w:tcW w:w="0" w:type="auto"/>
            <w:tcBorders>
              <w:top w:val="single" w:sz="6" w:space="0" w:color="DDDDDD"/>
            </w:tcBorders>
            <w:shd w:val="clear" w:color="auto" w:fill="auto"/>
            <w:tcMar>
              <w:top w:w="120" w:type="dxa"/>
              <w:left w:w="120" w:type="dxa"/>
              <w:bottom w:w="120" w:type="dxa"/>
              <w:right w:w="120" w:type="dxa"/>
            </w:tcMar>
            <w:hideMark/>
          </w:tcPr>
          <w:p w14:paraId="3E765558" w14:textId="77777777" w:rsidR="00180623" w:rsidRDefault="00180623">
            <w:pPr>
              <w:spacing w:after="300"/>
            </w:pPr>
            <w:r>
              <w:t>I received Cal Grant A or B (n = 97)?</w:t>
            </w:r>
          </w:p>
        </w:tc>
        <w:tc>
          <w:tcPr>
            <w:tcW w:w="1985" w:type="dxa"/>
            <w:tcBorders>
              <w:top w:val="single" w:sz="6" w:space="0" w:color="DDDDDD"/>
            </w:tcBorders>
            <w:shd w:val="clear" w:color="auto" w:fill="auto"/>
            <w:tcMar>
              <w:top w:w="120" w:type="dxa"/>
              <w:left w:w="120" w:type="dxa"/>
              <w:bottom w:w="120" w:type="dxa"/>
              <w:right w:w="120" w:type="dxa"/>
            </w:tcMar>
            <w:hideMark/>
          </w:tcPr>
          <w:p w14:paraId="5CB4EE67" w14:textId="77777777" w:rsidR="00180623" w:rsidRDefault="00180623">
            <w:pPr>
              <w:spacing w:after="300"/>
            </w:pPr>
            <w:r>
              <w:t>85 (87.6%)</w:t>
            </w:r>
          </w:p>
        </w:tc>
      </w:tr>
      <w:tr w:rsidR="00180623" w14:paraId="0209AC69" w14:textId="77777777" w:rsidTr="00180623">
        <w:tc>
          <w:tcPr>
            <w:tcW w:w="0" w:type="auto"/>
            <w:tcBorders>
              <w:top w:val="single" w:sz="6" w:space="0" w:color="DDDDDD"/>
            </w:tcBorders>
            <w:shd w:val="clear" w:color="auto" w:fill="F9F9F9"/>
            <w:tcMar>
              <w:top w:w="120" w:type="dxa"/>
              <w:left w:w="120" w:type="dxa"/>
              <w:bottom w:w="120" w:type="dxa"/>
              <w:right w:w="120" w:type="dxa"/>
            </w:tcMar>
            <w:hideMark/>
          </w:tcPr>
          <w:p w14:paraId="19E09728" w14:textId="77777777" w:rsidR="00180623" w:rsidRDefault="00180623">
            <w:pPr>
              <w:spacing w:after="300"/>
            </w:pPr>
            <w:r>
              <w:t>I was approved for “work study” even though I may not actually have a work study job placement (n = 85)?</w:t>
            </w:r>
          </w:p>
        </w:tc>
        <w:tc>
          <w:tcPr>
            <w:tcW w:w="1985" w:type="dxa"/>
            <w:tcBorders>
              <w:top w:val="single" w:sz="6" w:space="0" w:color="DDDDDD"/>
            </w:tcBorders>
            <w:shd w:val="clear" w:color="auto" w:fill="F9F9F9"/>
            <w:tcMar>
              <w:top w:w="120" w:type="dxa"/>
              <w:left w:w="120" w:type="dxa"/>
              <w:bottom w:w="120" w:type="dxa"/>
              <w:right w:w="120" w:type="dxa"/>
            </w:tcMar>
            <w:hideMark/>
          </w:tcPr>
          <w:p w14:paraId="58139360" w14:textId="77777777" w:rsidR="00180623" w:rsidRDefault="00180623">
            <w:pPr>
              <w:spacing w:after="300"/>
            </w:pPr>
            <w:r>
              <w:t>60 (70.6%)</w:t>
            </w:r>
          </w:p>
        </w:tc>
      </w:tr>
      <w:tr w:rsidR="00180623" w14:paraId="6AADD4B2" w14:textId="77777777" w:rsidTr="00180623">
        <w:tc>
          <w:tcPr>
            <w:tcW w:w="0" w:type="auto"/>
            <w:tcBorders>
              <w:top w:val="single" w:sz="6" w:space="0" w:color="DDDDDD"/>
            </w:tcBorders>
            <w:shd w:val="clear" w:color="auto" w:fill="auto"/>
            <w:tcMar>
              <w:top w:w="120" w:type="dxa"/>
              <w:left w:w="120" w:type="dxa"/>
              <w:bottom w:w="120" w:type="dxa"/>
              <w:right w:w="120" w:type="dxa"/>
            </w:tcMar>
            <w:hideMark/>
          </w:tcPr>
          <w:p w14:paraId="4827E626" w14:textId="77777777" w:rsidR="00180623" w:rsidRDefault="00180623">
            <w:pPr>
              <w:spacing w:after="300"/>
            </w:pPr>
            <w:r>
              <w:t>If not a U.S. citizen, are you a lawful permanent resident (</w:t>
            </w:r>
            <w:proofErr w:type="gramStart"/>
            <w:r>
              <w:t>i.e.</w:t>
            </w:r>
            <w:proofErr w:type="gramEnd"/>
            <w:r>
              <w:t> have a ‘green card’) (n = 7)?</w:t>
            </w:r>
          </w:p>
        </w:tc>
        <w:tc>
          <w:tcPr>
            <w:tcW w:w="1985" w:type="dxa"/>
            <w:tcBorders>
              <w:top w:val="single" w:sz="6" w:space="0" w:color="DDDDDD"/>
            </w:tcBorders>
            <w:shd w:val="clear" w:color="auto" w:fill="auto"/>
            <w:tcMar>
              <w:top w:w="120" w:type="dxa"/>
              <w:left w:w="120" w:type="dxa"/>
              <w:bottom w:w="120" w:type="dxa"/>
              <w:right w:w="120" w:type="dxa"/>
            </w:tcMar>
            <w:hideMark/>
          </w:tcPr>
          <w:p w14:paraId="3DB52DE1" w14:textId="77777777" w:rsidR="00180623" w:rsidRDefault="00180623">
            <w:pPr>
              <w:spacing w:after="300"/>
            </w:pPr>
            <w:r>
              <w:t>5 (71.4%)</w:t>
            </w:r>
          </w:p>
        </w:tc>
      </w:tr>
      <w:tr w:rsidR="00180623" w14:paraId="4FC6F548" w14:textId="77777777" w:rsidTr="00180623">
        <w:tc>
          <w:tcPr>
            <w:tcW w:w="0" w:type="auto"/>
            <w:tcBorders>
              <w:top w:val="single" w:sz="6" w:space="0" w:color="DDDDDD"/>
            </w:tcBorders>
            <w:shd w:val="clear" w:color="auto" w:fill="F9F9F9"/>
            <w:tcMar>
              <w:top w:w="120" w:type="dxa"/>
              <w:left w:w="120" w:type="dxa"/>
              <w:bottom w:w="120" w:type="dxa"/>
              <w:right w:w="120" w:type="dxa"/>
            </w:tcMar>
            <w:hideMark/>
          </w:tcPr>
          <w:p w14:paraId="29C5A734" w14:textId="77777777" w:rsidR="00180623" w:rsidRDefault="00180623">
            <w:pPr>
              <w:spacing w:after="300"/>
            </w:pPr>
            <w:r>
              <w:t>Are you on a campus meal plan (n = 115)?</w:t>
            </w:r>
          </w:p>
        </w:tc>
        <w:tc>
          <w:tcPr>
            <w:tcW w:w="1985" w:type="dxa"/>
            <w:tcBorders>
              <w:top w:val="single" w:sz="6" w:space="0" w:color="DDDDDD"/>
            </w:tcBorders>
            <w:shd w:val="clear" w:color="auto" w:fill="F9F9F9"/>
            <w:tcMar>
              <w:top w:w="120" w:type="dxa"/>
              <w:left w:w="120" w:type="dxa"/>
              <w:bottom w:w="120" w:type="dxa"/>
              <w:right w:w="120" w:type="dxa"/>
            </w:tcMar>
            <w:hideMark/>
          </w:tcPr>
          <w:p w14:paraId="1EAC3701" w14:textId="77777777" w:rsidR="00180623" w:rsidRDefault="00180623">
            <w:pPr>
              <w:spacing w:after="300"/>
            </w:pPr>
            <w:r>
              <w:t>3 (2.6%)</w:t>
            </w:r>
          </w:p>
        </w:tc>
      </w:tr>
    </w:tbl>
    <w:p w14:paraId="1EBCB5C8" w14:textId="7C4B9008"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Of the participants in the survey</w:t>
      </w:r>
      <w:ins w:id="224" w:author="Connor Franklin" w:date="2022-05-11T09:22:00Z">
        <w:r w:rsidR="008D12E1">
          <w:rPr>
            <w:rFonts w:ascii="Helvetica" w:hAnsi="Helvetica" w:cs="Helvetica"/>
            <w:color w:val="333333"/>
            <w:sz w:val="21"/>
            <w:szCs w:val="21"/>
          </w:rPr>
          <w:t>,</w:t>
        </w:r>
      </w:ins>
      <w:r>
        <w:rPr>
          <w:rFonts w:ascii="Helvetica" w:hAnsi="Helvetica" w:cs="Helvetica"/>
          <w:color w:val="333333"/>
          <w:sz w:val="21"/>
          <w:szCs w:val="21"/>
        </w:rPr>
        <w:t xml:space="preserve"> 108 claim to be U.S. citizens and 7 claim to not be U.S. </w:t>
      </w:r>
      <w:ins w:id="225" w:author="Connor Franklin" w:date="2022-05-11T09:20:00Z">
        <w:r w:rsidR="00492A8D">
          <w:rPr>
            <w:rFonts w:ascii="Helvetica" w:hAnsi="Helvetica" w:cs="Helvetica"/>
            <w:color w:val="333333"/>
            <w:sz w:val="21"/>
            <w:szCs w:val="21"/>
          </w:rPr>
          <w:t>c</w:t>
        </w:r>
      </w:ins>
      <w:del w:id="226" w:author="Connor Franklin" w:date="2022-05-11T09:20:00Z">
        <w:r w:rsidDel="00492A8D">
          <w:rPr>
            <w:rFonts w:ascii="Helvetica" w:hAnsi="Helvetica" w:cs="Helvetica"/>
            <w:color w:val="333333"/>
            <w:sz w:val="21"/>
            <w:szCs w:val="21"/>
          </w:rPr>
          <w:delText>C</w:delText>
        </w:r>
      </w:del>
      <w:r>
        <w:rPr>
          <w:rFonts w:ascii="Helvetica" w:hAnsi="Helvetica" w:cs="Helvetica"/>
          <w:color w:val="333333"/>
          <w:sz w:val="21"/>
          <w:szCs w:val="21"/>
        </w:rPr>
        <w:t xml:space="preserve">itizens. </w:t>
      </w:r>
      <w:del w:id="227" w:author="Connor Franklin" w:date="2022-05-11T09:19:00Z">
        <w:r w:rsidDel="00492A8D">
          <w:rPr>
            <w:rFonts w:ascii="Helvetica" w:hAnsi="Helvetica" w:cs="Helvetica"/>
            <w:color w:val="333333"/>
            <w:sz w:val="21"/>
            <w:szCs w:val="21"/>
          </w:rPr>
          <w:delText>For people who were not</w:delText>
        </w:r>
      </w:del>
      <w:ins w:id="228" w:author="Connor Franklin" w:date="2022-05-11T09:19:00Z">
        <w:r w:rsidR="00492A8D">
          <w:rPr>
            <w:rFonts w:ascii="Helvetica" w:hAnsi="Helvetica" w:cs="Helvetica"/>
            <w:color w:val="333333"/>
            <w:sz w:val="21"/>
            <w:szCs w:val="21"/>
          </w:rPr>
          <w:t>For those who did not claim U.S. citizenship</w:t>
        </w:r>
      </w:ins>
      <w:r>
        <w:rPr>
          <w:rFonts w:ascii="Helvetica" w:hAnsi="Helvetica" w:cs="Helvetica"/>
          <w:color w:val="333333"/>
          <w:sz w:val="21"/>
          <w:szCs w:val="21"/>
        </w:rPr>
        <w:t xml:space="preserve">, 5 people claim to be a </w:t>
      </w:r>
      <w:proofErr w:type="gramStart"/>
      <w:r>
        <w:rPr>
          <w:rFonts w:ascii="Helvetica" w:hAnsi="Helvetica" w:cs="Helvetica"/>
          <w:color w:val="333333"/>
          <w:sz w:val="21"/>
          <w:szCs w:val="21"/>
        </w:rPr>
        <w:t>lawful permanent residents</w:t>
      </w:r>
      <w:proofErr w:type="gramEnd"/>
      <w:r>
        <w:rPr>
          <w:rFonts w:ascii="Helvetica" w:hAnsi="Helvetica" w:cs="Helvetica"/>
          <w:color w:val="333333"/>
          <w:sz w:val="21"/>
          <w:szCs w:val="21"/>
        </w:rPr>
        <w:t xml:space="preserve"> and 2 people</w:t>
      </w:r>
      <w:ins w:id="229" w:author="Connor Franklin" w:date="2022-05-11T09:23:00Z">
        <w:r w:rsidR="008D12E1">
          <w:rPr>
            <w:rFonts w:ascii="Helvetica" w:hAnsi="Helvetica" w:cs="Helvetica"/>
            <w:color w:val="333333"/>
            <w:sz w:val="21"/>
            <w:szCs w:val="21"/>
          </w:rPr>
          <w:t xml:space="preserve"> do not</w:t>
        </w:r>
      </w:ins>
      <w:r>
        <w:rPr>
          <w:rFonts w:ascii="Helvetica" w:hAnsi="Helvetica" w:cs="Helvetica"/>
          <w:color w:val="333333"/>
          <w:sz w:val="21"/>
          <w:szCs w:val="21"/>
        </w:rPr>
        <w:t xml:space="preserve"> claim to </w:t>
      </w:r>
      <w:del w:id="230" w:author="Connor Franklin" w:date="2022-05-11T09:23:00Z">
        <w:r w:rsidDel="008D12E1">
          <w:rPr>
            <w:rFonts w:ascii="Helvetica" w:hAnsi="Helvetica" w:cs="Helvetica"/>
            <w:color w:val="333333"/>
            <w:sz w:val="21"/>
            <w:szCs w:val="21"/>
          </w:rPr>
          <w:delText xml:space="preserve">not </w:delText>
        </w:r>
      </w:del>
      <w:r>
        <w:rPr>
          <w:rFonts w:ascii="Helvetica" w:hAnsi="Helvetica" w:cs="Helvetica"/>
          <w:color w:val="333333"/>
          <w:sz w:val="21"/>
          <w:szCs w:val="21"/>
        </w:rPr>
        <w:t xml:space="preserve">be </w:t>
      </w:r>
      <w:del w:id="231" w:author="Connor Franklin" w:date="2022-05-11T09:23:00Z">
        <w:r w:rsidDel="008D12E1">
          <w:rPr>
            <w:rFonts w:ascii="Helvetica" w:hAnsi="Helvetica" w:cs="Helvetica"/>
            <w:color w:val="333333"/>
            <w:sz w:val="21"/>
            <w:szCs w:val="21"/>
          </w:rPr>
          <w:delText xml:space="preserve">a </w:delText>
        </w:r>
      </w:del>
      <w:r>
        <w:rPr>
          <w:rFonts w:ascii="Helvetica" w:hAnsi="Helvetica" w:cs="Helvetica"/>
          <w:color w:val="333333"/>
          <w:sz w:val="21"/>
          <w:szCs w:val="21"/>
        </w:rPr>
        <w:t>lawful permanent residents. There are 25 people who claim not to be approved for work study and 60</w:t>
      </w:r>
      <w:ins w:id="232" w:author="Connor Franklin" w:date="2022-05-11T09:20:00Z">
        <w:r w:rsidR="00492A8D">
          <w:rPr>
            <w:rFonts w:ascii="Helvetica" w:hAnsi="Helvetica" w:cs="Helvetica"/>
            <w:color w:val="333333"/>
            <w:sz w:val="21"/>
            <w:szCs w:val="21"/>
          </w:rPr>
          <w:t xml:space="preserve"> who do</w:t>
        </w:r>
      </w:ins>
      <w:r>
        <w:rPr>
          <w:rFonts w:ascii="Helvetica" w:hAnsi="Helvetica" w:cs="Helvetica"/>
          <w:color w:val="333333"/>
          <w:sz w:val="21"/>
          <w:szCs w:val="21"/>
        </w:rPr>
        <w:t xml:space="preserve"> claim to be approved for work study. There are 12 students who do not receive Cal Grant A or B (</w:t>
      </w:r>
      <w:del w:id="233" w:author="Connor Franklin" w:date="2022-05-11T09:21:00Z">
        <w:r w:rsidDel="00492A8D">
          <w:rPr>
            <w:rFonts w:ascii="Helvetica" w:hAnsi="Helvetica" w:cs="Helvetica"/>
            <w:color w:val="333333"/>
            <w:sz w:val="21"/>
            <w:szCs w:val="21"/>
          </w:rPr>
          <w:delText xml:space="preserve">composing </w:delText>
        </w:r>
      </w:del>
      <w:ins w:id="234" w:author="Connor Franklin" w:date="2022-05-11T09:21:00Z">
        <w:r w:rsidR="00492A8D">
          <w:rPr>
            <w:rFonts w:ascii="Helvetica" w:hAnsi="Helvetica" w:cs="Helvetica"/>
            <w:color w:val="333333"/>
            <w:sz w:val="21"/>
            <w:szCs w:val="21"/>
          </w:rPr>
          <w:t xml:space="preserve">consisting of </w:t>
        </w:r>
      </w:ins>
      <w:r>
        <w:rPr>
          <w:rFonts w:ascii="Helvetica" w:hAnsi="Helvetica" w:cs="Helvetica"/>
          <w:color w:val="333333"/>
          <w:sz w:val="21"/>
          <w:szCs w:val="21"/>
        </w:rPr>
        <w:t xml:space="preserve">12.4% of the data), and 85 students who do receive Cal Grant A or B. The majority of people in the data (112 people) do not receive any meals from a </w:t>
      </w:r>
      <w:ins w:id="235" w:author="Connor Franklin" w:date="2022-05-11T09:21:00Z">
        <w:r w:rsidR="00492A8D">
          <w:rPr>
            <w:rFonts w:ascii="Helvetica" w:hAnsi="Helvetica" w:cs="Helvetica"/>
            <w:color w:val="333333"/>
            <w:sz w:val="21"/>
            <w:szCs w:val="21"/>
          </w:rPr>
          <w:t>c</w:t>
        </w:r>
      </w:ins>
      <w:del w:id="236" w:author="Connor Franklin" w:date="2022-05-11T09:21:00Z">
        <w:r w:rsidDel="00492A8D">
          <w:rPr>
            <w:rFonts w:ascii="Helvetica" w:hAnsi="Helvetica" w:cs="Helvetica"/>
            <w:color w:val="333333"/>
            <w:sz w:val="21"/>
            <w:szCs w:val="21"/>
          </w:rPr>
          <w:delText>C</w:delText>
        </w:r>
      </w:del>
      <w:r>
        <w:rPr>
          <w:rFonts w:ascii="Helvetica" w:hAnsi="Helvetica" w:cs="Helvetica"/>
          <w:color w:val="333333"/>
          <w:sz w:val="21"/>
          <w:szCs w:val="21"/>
        </w:rPr>
        <w:t xml:space="preserve">ampus </w:t>
      </w:r>
      <w:ins w:id="237" w:author="Connor Franklin" w:date="2022-05-11T09:22:00Z">
        <w:r w:rsidR="00492A8D">
          <w:rPr>
            <w:rFonts w:ascii="Helvetica" w:hAnsi="Helvetica" w:cs="Helvetica"/>
            <w:color w:val="333333"/>
            <w:sz w:val="21"/>
            <w:szCs w:val="21"/>
          </w:rPr>
          <w:t>m</w:t>
        </w:r>
      </w:ins>
      <w:del w:id="238" w:author="Connor Franklin" w:date="2022-05-11T09:22:00Z">
        <w:r w:rsidDel="00492A8D">
          <w:rPr>
            <w:rFonts w:ascii="Helvetica" w:hAnsi="Helvetica" w:cs="Helvetica"/>
            <w:color w:val="333333"/>
            <w:sz w:val="21"/>
            <w:szCs w:val="21"/>
          </w:rPr>
          <w:delText>M</w:delText>
        </w:r>
      </w:del>
      <w:r>
        <w:rPr>
          <w:rFonts w:ascii="Helvetica" w:hAnsi="Helvetica" w:cs="Helvetica"/>
          <w:color w:val="333333"/>
          <w:sz w:val="21"/>
          <w:szCs w:val="21"/>
        </w:rPr>
        <w:t xml:space="preserve">eal </w:t>
      </w:r>
      <w:ins w:id="239" w:author="Connor Franklin" w:date="2022-05-11T09:22:00Z">
        <w:r w:rsidR="00492A8D">
          <w:rPr>
            <w:rFonts w:ascii="Helvetica" w:hAnsi="Helvetica" w:cs="Helvetica"/>
            <w:color w:val="333333"/>
            <w:sz w:val="21"/>
            <w:szCs w:val="21"/>
          </w:rPr>
          <w:t>p</w:t>
        </w:r>
      </w:ins>
      <w:del w:id="240" w:author="Connor Franklin" w:date="2022-05-11T09:22:00Z">
        <w:r w:rsidDel="00492A8D">
          <w:rPr>
            <w:rFonts w:ascii="Helvetica" w:hAnsi="Helvetica" w:cs="Helvetica"/>
            <w:color w:val="333333"/>
            <w:sz w:val="21"/>
            <w:szCs w:val="21"/>
          </w:rPr>
          <w:delText>P</w:delText>
        </w:r>
      </w:del>
      <w:r>
        <w:rPr>
          <w:rFonts w:ascii="Helvetica" w:hAnsi="Helvetica" w:cs="Helvetica"/>
          <w:color w:val="333333"/>
          <w:sz w:val="21"/>
          <w:szCs w:val="21"/>
        </w:rPr>
        <w:t>lan</w:t>
      </w:r>
      <w:ins w:id="241" w:author="Connor Franklin" w:date="2022-05-11T09:22:00Z">
        <w:r w:rsidR="00492A8D">
          <w:rPr>
            <w:rFonts w:ascii="Helvetica" w:hAnsi="Helvetica" w:cs="Helvetica"/>
            <w:color w:val="333333"/>
            <w:sz w:val="21"/>
            <w:szCs w:val="21"/>
          </w:rPr>
          <w:t>. Further breakdown of the 3 campus meal plan recipients is below.</w:t>
        </w:r>
      </w:ins>
      <w:r>
        <w:rPr>
          <w:rFonts w:ascii="Helvetica" w:hAnsi="Helvetica" w:cs="Helvetica"/>
          <w:color w:val="333333"/>
          <w:sz w:val="21"/>
          <w:szCs w:val="21"/>
        </w:rPr>
        <w:t xml:space="preserve"> </w:t>
      </w:r>
      <w:del w:id="242" w:author="Connor Franklin" w:date="2022-05-11T09:22:00Z">
        <w:r w:rsidDel="00492A8D">
          <w:rPr>
            <w:rFonts w:ascii="Helvetica" w:hAnsi="Helvetica" w:cs="Helvetica"/>
            <w:color w:val="333333"/>
            <w:sz w:val="21"/>
            <w:szCs w:val="21"/>
          </w:rPr>
          <w:delText>and the 112 people that are on a Campus Meal Plan claim the following assistance below:</w:delText>
        </w:r>
      </w:del>
    </w:p>
    <w:p w14:paraId="48967F57"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p>
    <w:p w14:paraId="50A00399" w14:textId="77777777" w:rsidR="00180623" w:rsidRDefault="00180623" w:rsidP="00180623">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Meals Per Week</w:t>
      </w:r>
    </w:p>
    <w:p w14:paraId="25B6DA01"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How many meals per week do you get on your meal plan? (n=3, 2% of 123 reporting).</w:t>
      </w:r>
    </w:p>
    <w:p w14:paraId="72D60E89" w14:textId="73BF4A9A"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commentRangeStart w:id="243"/>
      <w:r>
        <w:rPr>
          <w:rFonts w:ascii="Helvetica" w:hAnsi="Helvetica" w:cs="Helvetica"/>
          <w:noProof/>
          <w:color w:val="333333"/>
          <w:sz w:val="21"/>
          <w:szCs w:val="21"/>
        </w:rPr>
        <w:drawing>
          <wp:inline distT="0" distB="0" distL="0" distR="0" wp14:anchorId="63EFCD01" wp14:editId="203D890C">
            <wp:extent cx="3657600" cy="274320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commentRangeEnd w:id="243"/>
      <w:r w:rsidR="008D12E1">
        <w:rPr>
          <w:rStyle w:val="CommentReference"/>
          <w:rFonts w:asciiTheme="minorHAnsi" w:eastAsiaTheme="minorHAnsi" w:hAnsiTheme="minorHAnsi" w:cstheme="minorBidi"/>
        </w:rPr>
        <w:commentReference w:id="243"/>
      </w:r>
    </w:p>
    <w:p w14:paraId="18F88420"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br/>
        <w:t>Figure 5.1: Meals Per Week from Meal Plan</w:t>
      </w:r>
    </w:p>
    <w:p w14:paraId="10F177E6" w14:textId="29EB160F"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commentRangeStart w:id="244"/>
      <w:r>
        <w:rPr>
          <w:rFonts w:ascii="Helvetica" w:hAnsi="Helvetica" w:cs="Helvetica"/>
          <w:color w:val="333333"/>
          <w:sz w:val="21"/>
          <w:szCs w:val="21"/>
        </w:rPr>
        <w:t>2</w:t>
      </w:r>
      <w:commentRangeEnd w:id="244"/>
      <w:r w:rsidR="006B635B">
        <w:rPr>
          <w:rStyle w:val="CommentReference"/>
          <w:rFonts w:asciiTheme="minorHAnsi" w:eastAsiaTheme="minorHAnsi" w:hAnsiTheme="minorHAnsi" w:cstheme="minorBidi"/>
        </w:rPr>
        <w:commentReference w:id="244"/>
      </w:r>
      <w:r>
        <w:rPr>
          <w:rFonts w:ascii="Helvetica" w:hAnsi="Helvetica" w:cs="Helvetica"/>
          <w:color w:val="333333"/>
          <w:sz w:val="21"/>
          <w:szCs w:val="21"/>
        </w:rPr>
        <w:t xml:space="preserve"> people </w:t>
      </w:r>
      <w:del w:id="245" w:author="Connor Franklin" w:date="2022-05-11T09:25:00Z">
        <w:r w:rsidDel="008D12E1">
          <w:rPr>
            <w:rFonts w:ascii="Helvetica" w:hAnsi="Helvetica" w:cs="Helvetica"/>
            <w:color w:val="333333"/>
            <w:sz w:val="21"/>
            <w:szCs w:val="21"/>
          </w:rPr>
          <w:delText xml:space="preserve">get </w:delText>
        </w:r>
      </w:del>
      <w:ins w:id="246" w:author="Connor Franklin" w:date="2022-05-11T09:25:00Z">
        <w:r w:rsidR="008D12E1">
          <w:rPr>
            <w:rFonts w:ascii="Helvetica" w:hAnsi="Helvetica" w:cs="Helvetica"/>
            <w:color w:val="333333"/>
            <w:sz w:val="21"/>
            <w:szCs w:val="21"/>
          </w:rPr>
          <w:t xml:space="preserve">receive </w:t>
        </w:r>
      </w:ins>
      <w:r>
        <w:rPr>
          <w:rFonts w:ascii="Helvetica" w:hAnsi="Helvetica" w:cs="Helvetica"/>
          <w:color w:val="333333"/>
          <w:sz w:val="21"/>
          <w:szCs w:val="21"/>
        </w:rPr>
        <w:t xml:space="preserve">more than 11 meals per week from </w:t>
      </w:r>
      <w:ins w:id="247" w:author="Connor Franklin" w:date="2022-05-11T09:24:00Z">
        <w:r w:rsidR="008D12E1">
          <w:rPr>
            <w:rFonts w:ascii="Helvetica" w:hAnsi="Helvetica" w:cs="Helvetica"/>
            <w:color w:val="333333"/>
            <w:sz w:val="21"/>
            <w:szCs w:val="21"/>
          </w:rPr>
          <w:t>c</w:t>
        </w:r>
      </w:ins>
      <w:del w:id="248" w:author="Connor Franklin" w:date="2022-05-11T09:24:00Z">
        <w:r w:rsidDel="008D12E1">
          <w:rPr>
            <w:rFonts w:ascii="Helvetica" w:hAnsi="Helvetica" w:cs="Helvetica"/>
            <w:color w:val="333333"/>
            <w:sz w:val="21"/>
            <w:szCs w:val="21"/>
          </w:rPr>
          <w:delText>C</w:delText>
        </w:r>
      </w:del>
      <w:r>
        <w:rPr>
          <w:rFonts w:ascii="Helvetica" w:hAnsi="Helvetica" w:cs="Helvetica"/>
          <w:color w:val="333333"/>
          <w:sz w:val="21"/>
          <w:szCs w:val="21"/>
        </w:rPr>
        <w:t xml:space="preserve">ampus </w:t>
      </w:r>
      <w:ins w:id="249" w:author="Connor Franklin" w:date="2022-05-11T09:25:00Z">
        <w:r w:rsidR="008D12E1">
          <w:rPr>
            <w:rFonts w:ascii="Helvetica" w:hAnsi="Helvetica" w:cs="Helvetica"/>
            <w:color w:val="333333"/>
            <w:sz w:val="21"/>
            <w:szCs w:val="21"/>
          </w:rPr>
          <w:t>m</w:t>
        </w:r>
      </w:ins>
      <w:del w:id="250" w:author="Connor Franklin" w:date="2022-05-11T09:25:00Z">
        <w:r w:rsidDel="008D12E1">
          <w:rPr>
            <w:rFonts w:ascii="Helvetica" w:hAnsi="Helvetica" w:cs="Helvetica"/>
            <w:color w:val="333333"/>
            <w:sz w:val="21"/>
            <w:szCs w:val="21"/>
          </w:rPr>
          <w:delText>M</w:delText>
        </w:r>
      </w:del>
      <w:r>
        <w:rPr>
          <w:rFonts w:ascii="Helvetica" w:hAnsi="Helvetica" w:cs="Helvetica"/>
          <w:color w:val="333333"/>
          <w:sz w:val="21"/>
          <w:szCs w:val="21"/>
        </w:rPr>
        <w:t xml:space="preserve">eal </w:t>
      </w:r>
      <w:ins w:id="251" w:author="Connor Franklin" w:date="2022-05-11T09:25:00Z">
        <w:r w:rsidR="008D12E1">
          <w:rPr>
            <w:rFonts w:ascii="Helvetica" w:hAnsi="Helvetica" w:cs="Helvetica"/>
            <w:color w:val="333333"/>
            <w:sz w:val="21"/>
            <w:szCs w:val="21"/>
          </w:rPr>
          <w:t>p</w:t>
        </w:r>
      </w:ins>
      <w:del w:id="252" w:author="Connor Franklin" w:date="2022-05-11T09:25:00Z">
        <w:r w:rsidDel="008D12E1">
          <w:rPr>
            <w:rFonts w:ascii="Helvetica" w:hAnsi="Helvetica" w:cs="Helvetica"/>
            <w:color w:val="333333"/>
            <w:sz w:val="21"/>
            <w:szCs w:val="21"/>
          </w:rPr>
          <w:delText>P</w:delText>
        </w:r>
      </w:del>
      <w:r>
        <w:rPr>
          <w:rFonts w:ascii="Helvetica" w:hAnsi="Helvetica" w:cs="Helvetica"/>
          <w:color w:val="333333"/>
          <w:sz w:val="21"/>
          <w:szCs w:val="21"/>
        </w:rPr>
        <w:t xml:space="preserve">lans, while 1 </w:t>
      </w:r>
      <w:del w:id="253" w:author="Connor Franklin" w:date="2022-05-11T09:25:00Z">
        <w:r w:rsidDel="008D12E1">
          <w:rPr>
            <w:rFonts w:ascii="Helvetica" w:hAnsi="Helvetica" w:cs="Helvetica"/>
            <w:color w:val="333333"/>
            <w:sz w:val="21"/>
            <w:szCs w:val="21"/>
          </w:rPr>
          <w:delText xml:space="preserve">people </w:delText>
        </w:r>
      </w:del>
      <w:ins w:id="254" w:author="Connor Franklin" w:date="2022-05-11T09:25:00Z">
        <w:r w:rsidR="008D12E1">
          <w:rPr>
            <w:rFonts w:ascii="Helvetica" w:hAnsi="Helvetica" w:cs="Helvetica"/>
            <w:color w:val="333333"/>
            <w:sz w:val="21"/>
            <w:szCs w:val="21"/>
          </w:rPr>
          <w:t xml:space="preserve">person </w:t>
        </w:r>
      </w:ins>
      <w:del w:id="255" w:author="Connor Franklin" w:date="2022-05-11T09:25:00Z">
        <w:r w:rsidDel="008D12E1">
          <w:rPr>
            <w:rFonts w:ascii="Helvetica" w:hAnsi="Helvetica" w:cs="Helvetica"/>
            <w:color w:val="333333"/>
            <w:sz w:val="21"/>
            <w:szCs w:val="21"/>
          </w:rPr>
          <w:delText xml:space="preserve">get </w:delText>
        </w:r>
      </w:del>
      <w:ins w:id="256" w:author="Connor Franklin" w:date="2022-05-11T09:25:00Z">
        <w:r w:rsidR="008D12E1">
          <w:rPr>
            <w:rFonts w:ascii="Helvetica" w:hAnsi="Helvetica" w:cs="Helvetica"/>
            <w:color w:val="333333"/>
            <w:sz w:val="21"/>
            <w:szCs w:val="21"/>
          </w:rPr>
          <w:t xml:space="preserve">received </w:t>
        </w:r>
      </w:ins>
      <w:r>
        <w:rPr>
          <w:rFonts w:ascii="Helvetica" w:hAnsi="Helvetica" w:cs="Helvetica"/>
          <w:color w:val="333333"/>
          <w:sz w:val="21"/>
          <w:szCs w:val="21"/>
        </w:rPr>
        <w:t xml:space="preserve">less than 11 meals per week from a </w:t>
      </w:r>
      <w:ins w:id="257" w:author="Connor Franklin" w:date="2022-05-11T09:25:00Z">
        <w:r w:rsidR="008D12E1">
          <w:rPr>
            <w:rFonts w:ascii="Helvetica" w:hAnsi="Helvetica" w:cs="Helvetica"/>
            <w:color w:val="333333"/>
            <w:sz w:val="21"/>
            <w:szCs w:val="21"/>
          </w:rPr>
          <w:t>c</w:t>
        </w:r>
      </w:ins>
      <w:del w:id="258" w:author="Connor Franklin" w:date="2022-05-11T09:25:00Z">
        <w:r w:rsidDel="008D12E1">
          <w:rPr>
            <w:rFonts w:ascii="Helvetica" w:hAnsi="Helvetica" w:cs="Helvetica"/>
            <w:color w:val="333333"/>
            <w:sz w:val="21"/>
            <w:szCs w:val="21"/>
          </w:rPr>
          <w:delText>C</w:delText>
        </w:r>
      </w:del>
      <w:r>
        <w:rPr>
          <w:rFonts w:ascii="Helvetica" w:hAnsi="Helvetica" w:cs="Helvetica"/>
          <w:color w:val="333333"/>
          <w:sz w:val="21"/>
          <w:szCs w:val="21"/>
        </w:rPr>
        <w:t xml:space="preserve">ampus </w:t>
      </w:r>
      <w:ins w:id="259" w:author="Connor Franklin" w:date="2022-05-11T09:25:00Z">
        <w:r w:rsidR="008D12E1">
          <w:rPr>
            <w:rFonts w:ascii="Helvetica" w:hAnsi="Helvetica" w:cs="Helvetica"/>
            <w:color w:val="333333"/>
            <w:sz w:val="21"/>
            <w:szCs w:val="21"/>
          </w:rPr>
          <w:t>m</w:t>
        </w:r>
      </w:ins>
      <w:del w:id="260" w:author="Connor Franklin" w:date="2022-05-11T09:25:00Z">
        <w:r w:rsidDel="008D12E1">
          <w:rPr>
            <w:rFonts w:ascii="Helvetica" w:hAnsi="Helvetica" w:cs="Helvetica"/>
            <w:color w:val="333333"/>
            <w:sz w:val="21"/>
            <w:szCs w:val="21"/>
          </w:rPr>
          <w:delText>M</w:delText>
        </w:r>
      </w:del>
      <w:r>
        <w:rPr>
          <w:rFonts w:ascii="Helvetica" w:hAnsi="Helvetica" w:cs="Helvetica"/>
          <w:color w:val="333333"/>
          <w:sz w:val="21"/>
          <w:szCs w:val="21"/>
        </w:rPr>
        <w:t xml:space="preserve">eal </w:t>
      </w:r>
      <w:ins w:id="261" w:author="Connor Franklin" w:date="2022-05-11T09:25:00Z">
        <w:r w:rsidR="008D12E1">
          <w:rPr>
            <w:rFonts w:ascii="Helvetica" w:hAnsi="Helvetica" w:cs="Helvetica"/>
            <w:color w:val="333333"/>
            <w:sz w:val="21"/>
            <w:szCs w:val="21"/>
          </w:rPr>
          <w:t>p</w:t>
        </w:r>
      </w:ins>
      <w:del w:id="262" w:author="Connor Franklin" w:date="2022-05-11T09:25:00Z">
        <w:r w:rsidDel="008D12E1">
          <w:rPr>
            <w:rFonts w:ascii="Helvetica" w:hAnsi="Helvetica" w:cs="Helvetica"/>
            <w:color w:val="333333"/>
            <w:sz w:val="21"/>
            <w:szCs w:val="21"/>
          </w:rPr>
          <w:delText>P</w:delText>
        </w:r>
      </w:del>
      <w:r>
        <w:rPr>
          <w:rFonts w:ascii="Helvetica" w:hAnsi="Helvetica" w:cs="Helvetica"/>
          <w:color w:val="333333"/>
          <w:sz w:val="21"/>
          <w:szCs w:val="21"/>
        </w:rPr>
        <w:t>lan.</w:t>
      </w:r>
    </w:p>
    <w:p w14:paraId="1A9175D8"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p>
    <w:p w14:paraId="5962974A" w14:textId="77777777" w:rsidR="00180623" w:rsidRDefault="00180623" w:rsidP="0018062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Household Size &amp; Income</w:t>
      </w:r>
    </w:p>
    <w:p w14:paraId="3652D816"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two questions were asked about household size and monthly income, which were then combined into a single plot:</w:t>
      </w:r>
    </w:p>
    <w:p w14:paraId="2338948B" w14:textId="77777777" w:rsidR="00180623" w:rsidRDefault="00180623" w:rsidP="00180623">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Strong"/>
          <w:rFonts w:ascii="Helvetica" w:hAnsi="Helvetica" w:cs="Helvetica"/>
          <w:color w:val="333333"/>
          <w:sz w:val="21"/>
          <w:szCs w:val="21"/>
        </w:rPr>
        <w:t>How many people in your household do you purchase and prepare food with, including yourself? This may or may not include your roommate(s). (n=110, 89% of 123 reporting).</w:t>
      </w:r>
    </w:p>
    <w:p w14:paraId="4CA75616" w14:textId="77777777" w:rsidR="00180623" w:rsidRDefault="00180623" w:rsidP="00180623">
      <w:pPr>
        <w:numPr>
          <w:ilvl w:val="0"/>
          <w:numId w:val="5"/>
        </w:numPr>
        <w:shd w:val="clear" w:color="auto" w:fill="FFFFFF"/>
        <w:spacing w:before="100" w:beforeAutospacing="1" w:after="100" w:afterAutospacing="1" w:line="240" w:lineRule="auto"/>
        <w:rPr>
          <w:rFonts w:ascii="Helvetica" w:hAnsi="Helvetica" w:cs="Helvetica"/>
          <w:color w:val="333333"/>
          <w:sz w:val="21"/>
          <w:szCs w:val="21"/>
        </w:rPr>
      </w:pPr>
      <w:r>
        <w:rPr>
          <w:rStyle w:val="Strong"/>
          <w:rFonts w:ascii="Helvetica" w:hAnsi="Helvetica" w:cs="Helvetica"/>
          <w:color w:val="333333"/>
          <w:sz w:val="21"/>
          <w:szCs w:val="21"/>
        </w:rPr>
        <w:t>How much is your household’s gross monthly income (before taxes and not including financial aid)? (n=98, 80% of 123 reporting).</w:t>
      </w:r>
    </w:p>
    <w:tbl>
      <w:tblPr>
        <w:tblW w:w="9338" w:type="dxa"/>
        <w:tblCellMar>
          <w:top w:w="15" w:type="dxa"/>
          <w:left w:w="15" w:type="dxa"/>
          <w:bottom w:w="15" w:type="dxa"/>
          <w:right w:w="15" w:type="dxa"/>
        </w:tblCellMar>
        <w:tblLook w:val="04A0" w:firstRow="1" w:lastRow="0" w:firstColumn="1" w:lastColumn="0" w:noHBand="0" w:noVBand="1"/>
      </w:tblPr>
      <w:tblGrid>
        <w:gridCol w:w="3250"/>
        <w:gridCol w:w="705"/>
        <w:gridCol w:w="929"/>
        <w:gridCol w:w="705"/>
        <w:gridCol w:w="929"/>
        <w:gridCol w:w="705"/>
        <w:gridCol w:w="705"/>
        <w:gridCol w:w="705"/>
        <w:gridCol w:w="705"/>
      </w:tblGrid>
      <w:tr w:rsidR="00180623" w14:paraId="614ABECB"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4A9E6FAB" w14:textId="77777777" w:rsidR="00180623" w:rsidRDefault="00180623">
            <w:pPr>
              <w:rPr>
                <w:rFonts w:ascii="Helvetica" w:hAnsi="Helvetica" w:cs="Helvetica"/>
                <w:color w:val="333333"/>
                <w:sz w:val="21"/>
                <w:szCs w:val="21"/>
              </w:rPr>
            </w:pP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3B2EDF9E" w14:textId="77777777" w:rsidR="00180623" w:rsidRDefault="00180623">
            <w:pPr>
              <w:spacing w:before="480" w:after="480"/>
              <w:jc w:val="center"/>
              <w:rPr>
                <w:sz w:val="24"/>
                <w:szCs w:val="24"/>
              </w:rPr>
            </w:pPr>
            <w:r>
              <w:t>1</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10458AD7" w14:textId="77777777" w:rsidR="00180623" w:rsidRDefault="00180623">
            <w:pPr>
              <w:spacing w:before="480" w:after="480"/>
              <w:jc w:val="center"/>
            </w:pPr>
            <w:r>
              <w:t>2</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56EC16CC" w14:textId="77777777" w:rsidR="00180623" w:rsidRDefault="00180623">
            <w:pPr>
              <w:spacing w:before="480" w:after="480"/>
              <w:jc w:val="center"/>
            </w:pPr>
            <w:r>
              <w:t>3</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3A336EE5" w14:textId="77777777" w:rsidR="00180623" w:rsidRDefault="00180623">
            <w:pPr>
              <w:spacing w:before="480" w:after="480"/>
              <w:jc w:val="center"/>
            </w:pPr>
            <w:r>
              <w:t>4</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62321869" w14:textId="77777777" w:rsidR="00180623" w:rsidRDefault="00180623">
            <w:pPr>
              <w:spacing w:before="480" w:after="480"/>
              <w:jc w:val="center"/>
            </w:pPr>
            <w:r>
              <w:t>5</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36DF7074" w14:textId="77777777" w:rsidR="00180623" w:rsidRDefault="00180623">
            <w:pPr>
              <w:spacing w:before="480" w:after="480"/>
              <w:jc w:val="center"/>
            </w:pPr>
            <w:r>
              <w:t>6</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34E9D2BB" w14:textId="77777777" w:rsidR="00180623" w:rsidRDefault="00180623">
            <w:pPr>
              <w:spacing w:before="480" w:after="480"/>
              <w:jc w:val="center"/>
            </w:pPr>
            <w:r>
              <w:t>7</w:t>
            </w:r>
          </w:p>
        </w:tc>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09461971" w14:textId="77777777" w:rsidR="00180623" w:rsidRDefault="00180623">
            <w:pPr>
              <w:spacing w:before="480" w:after="480"/>
              <w:jc w:val="center"/>
            </w:pPr>
            <w:r>
              <w:t>8</w:t>
            </w:r>
          </w:p>
        </w:tc>
      </w:tr>
      <w:tr w:rsidR="00180623" w14:paraId="67481B1A"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0B865B2C" w14:textId="77777777" w:rsidR="00180623" w:rsidRDefault="00180623">
            <w:pPr>
              <w:spacing w:before="480" w:after="480"/>
              <w:jc w:val="center"/>
            </w:pPr>
            <w:r>
              <w:t>$150 or less</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C647044" w14:textId="77777777" w:rsidR="00180623" w:rsidRDefault="00180623">
            <w:pPr>
              <w:spacing w:before="480" w:after="480"/>
              <w:jc w:val="center"/>
              <w:rPr>
                <w:b/>
                <w:bCs/>
              </w:rPr>
            </w:pPr>
            <w:r>
              <w:rPr>
                <w:b/>
                <w:bCs/>
              </w:rPr>
              <w:t>5</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433ACE7" w14:textId="77777777" w:rsidR="00180623" w:rsidRDefault="00180623">
            <w:pPr>
              <w:spacing w:before="480" w:after="480"/>
              <w:jc w:val="center"/>
              <w:rPr>
                <w:b/>
                <w:bCs/>
              </w:rPr>
            </w:pPr>
            <w:r>
              <w:rPr>
                <w:b/>
                <w:bCs/>
              </w:rPr>
              <w:t>3</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D7D0FB4"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1D05AE9"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13C737C"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72749E5"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94A94C1"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D39A3A7" w14:textId="77777777" w:rsidR="00180623" w:rsidRDefault="00180623">
            <w:pPr>
              <w:spacing w:before="480" w:after="480"/>
              <w:jc w:val="center"/>
              <w:rPr>
                <w:b/>
                <w:bCs/>
              </w:rPr>
            </w:pPr>
            <w:r>
              <w:rPr>
                <w:b/>
                <w:bCs/>
              </w:rPr>
              <w:t>0</w:t>
            </w:r>
          </w:p>
        </w:tc>
      </w:tr>
      <w:tr w:rsidR="00180623" w14:paraId="67A255A7"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5444A1B1" w14:textId="77777777" w:rsidR="00180623" w:rsidRDefault="00180623">
            <w:pPr>
              <w:spacing w:before="480" w:after="480"/>
              <w:jc w:val="center"/>
            </w:pPr>
            <w:r>
              <w:t>$151-$2,082</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67FBD6B2" w14:textId="77777777" w:rsidR="00180623" w:rsidRDefault="00180623">
            <w:pPr>
              <w:spacing w:before="480" w:after="480"/>
              <w:jc w:val="center"/>
              <w:rPr>
                <w:b/>
                <w:bCs/>
              </w:rPr>
            </w:pPr>
            <w:r>
              <w:rPr>
                <w:b/>
                <w:bCs/>
              </w:rPr>
              <w:t>7</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3684ADF" w14:textId="77777777" w:rsidR="00180623" w:rsidRDefault="00180623">
            <w:pPr>
              <w:spacing w:before="480" w:after="480"/>
              <w:jc w:val="center"/>
              <w:rPr>
                <w:b/>
                <w:bCs/>
              </w:rPr>
            </w:pPr>
            <w:r>
              <w:rPr>
                <w:b/>
                <w:bCs/>
              </w:rPr>
              <w:t>15</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130D2F8C" w14:textId="77777777" w:rsidR="00180623" w:rsidRDefault="00180623">
            <w:pPr>
              <w:spacing w:before="480" w:after="480"/>
              <w:jc w:val="center"/>
              <w:rPr>
                <w:b/>
                <w:bCs/>
              </w:rPr>
            </w:pPr>
            <w:r>
              <w:rPr>
                <w:b/>
                <w:bCs/>
              </w:rPr>
              <w:t>9</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BE5BBDD" w14:textId="77777777" w:rsidR="00180623" w:rsidRDefault="00180623">
            <w:pPr>
              <w:spacing w:before="480" w:after="480"/>
              <w:jc w:val="center"/>
              <w:rPr>
                <w:b/>
                <w:bCs/>
              </w:rPr>
            </w:pPr>
            <w:r>
              <w:rPr>
                <w:b/>
                <w:bCs/>
              </w:rPr>
              <w:t>14</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764FB5B" w14:textId="77777777" w:rsidR="00180623" w:rsidRDefault="00180623">
            <w:pPr>
              <w:spacing w:before="480" w:after="480"/>
              <w:jc w:val="center"/>
              <w:rPr>
                <w:b/>
                <w:bCs/>
              </w:rPr>
            </w:pPr>
            <w:r>
              <w:rPr>
                <w:b/>
                <w:bCs/>
              </w:rPr>
              <w:t>5</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80BA574" w14:textId="77777777" w:rsidR="00180623" w:rsidRDefault="00180623">
            <w:pPr>
              <w:spacing w:before="480" w:after="480"/>
              <w:jc w:val="center"/>
              <w:rPr>
                <w:b/>
                <w:bCs/>
              </w:rPr>
            </w:pPr>
            <w:r>
              <w:rPr>
                <w:b/>
                <w:bC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1D7335A"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27D9BFDD" w14:textId="77777777" w:rsidR="00180623" w:rsidRDefault="00180623">
            <w:pPr>
              <w:spacing w:before="480" w:after="480"/>
              <w:jc w:val="center"/>
              <w:rPr>
                <w:b/>
                <w:bCs/>
              </w:rPr>
            </w:pPr>
            <w:r>
              <w:rPr>
                <w:b/>
                <w:bCs/>
              </w:rPr>
              <w:t>1</w:t>
            </w:r>
          </w:p>
        </w:tc>
      </w:tr>
      <w:tr w:rsidR="00180623" w14:paraId="365C1368"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59BCD5BD" w14:textId="77777777" w:rsidR="00180623" w:rsidRDefault="00180623">
            <w:pPr>
              <w:spacing w:before="480" w:after="480"/>
              <w:jc w:val="center"/>
            </w:pPr>
            <w:r>
              <w:t>$2,083-$2,820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3C6086FB" w14:textId="77777777" w:rsidR="00180623" w:rsidRDefault="00180623">
            <w:pPr>
              <w:spacing w:before="480" w:after="480"/>
              <w:jc w:val="center"/>
              <w:rPr>
                <w:i/>
                <w:iCs/>
              </w:rPr>
            </w:pPr>
            <w:r>
              <w:rPr>
                <w:i/>
                <w:iC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5E27246C" w14:textId="77777777" w:rsidR="00180623" w:rsidRDefault="00180623">
            <w:pPr>
              <w:spacing w:before="480" w:after="480"/>
              <w:jc w:val="center"/>
              <w:rPr>
                <w:b/>
                <w:bCs/>
              </w:rPr>
            </w:pPr>
            <w:r>
              <w:rPr>
                <w:b/>
                <w:bCs/>
              </w:rPr>
              <w:t>5</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1EAD29E3" w14:textId="77777777" w:rsidR="00180623" w:rsidRDefault="00180623">
            <w:pPr>
              <w:spacing w:before="480" w:after="480"/>
              <w:jc w:val="center"/>
              <w:rPr>
                <w:b/>
                <w:bCs/>
              </w:rPr>
            </w:pPr>
            <w:r>
              <w:rPr>
                <w:b/>
                <w:bCs/>
              </w:rPr>
              <w:t>3</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42CBD75"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36D2318" w14:textId="77777777" w:rsidR="00180623" w:rsidRDefault="00180623">
            <w:pPr>
              <w:spacing w:before="480" w:after="480"/>
              <w:jc w:val="center"/>
              <w:rPr>
                <w:b/>
                <w:bCs/>
              </w:rPr>
            </w:pPr>
            <w:r>
              <w:rPr>
                <w:b/>
                <w:bC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CE837A5"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3AB8C62"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57356477" w14:textId="77777777" w:rsidR="00180623" w:rsidRDefault="00180623">
            <w:pPr>
              <w:spacing w:before="480" w:after="480"/>
              <w:jc w:val="center"/>
              <w:rPr>
                <w:b/>
                <w:bCs/>
              </w:rPr>
            </w:pPr>
            <w:r>
              <w:rPr>
                <w:b/>
                <w:bCs/>
              </w:rPr>
              <w:t>0</w:t>
            </w:r>
          </w:p>
        </w:tc>
      </w:tr>
      <w:tr w:rsidR="00180623" w14:paraId="504431C6"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05613F06" w14:textId="77777777" w:rsidR="00180623" w:rsidRDefault="00180623">
            <w:pPr>
              <w:spacing w:before="480" w:after="480"/>
              <w:jc w:val="center"/>
            </w:pPr>
            <w:r>
              <w:t>$2,821-$3,556</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EBB6C2B" w14:textId="77777777" w:rsidR="00180623" w:rsidRDefault="00180623">
            <w:pPr>
              <w:spacing w:before="480" w:after="480"/>
              <w:jc w:val="center"/>
              <w:rPr>
                <w:i/>
                <w:iCs/>
              </w:rPr>
            </w:pPr>
            <w:r>
              <w:rPr>
                <w:i/>
                <w:i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731A727" w14:textId="77777777" w:rsidR="00180623" w:rsidRDefault="00180623">
            <w:pPr>
              <w:spacing w:before="480" w:after="480"/>
              <w:jc w:val="center"/>
              <w:rPr>
                <w:i/>
                <w:iCs/>
              </w:rPr>
            </w:pPr>
            <w:r>
              <w:rPr>
                <w:i/>
                <w:iCs/>
              </w:rPr>
              <w:t>4</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6E674FC" w14:textId="77777777" w:rsidR="00180623" w:rsidRDefault="00180623">
            <w:pPr>
              <w:spacing w:before="480" w:after="480"/>
              <w:jc w:val="center"/>
              <w:rPr>
                <w:b/>
                <w:bCs/>
              </w:rPr>
            </w:pPr>
            <w:r>
              <w:rPr>
                <w:b/>
                <w:bCs/>
              </w:rPr>
              <w:t>2</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1222BE18"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59E34A53"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FA74769"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F6B919D"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6CBE0149" w14:textId="77777777" w:rsidR="00180623" w:rsidRDefault="00180623">
            <w:pPr>
              <w:spacing w:before="480" w:after="480"/>
              <w:jc w:val="center"/>
              <w:rPr>
                <w:b/>
                <w:bCs/>
              </w:rPr>
            </w:pPr>
            <w:r>
              <w:rPr>
                <w:b/>
                <w:bCs/>
              </w:rPr>
              <w:t>1</w:t>
            </w:r>
          </w:p>
        </w:tc>
      </w:tr>
      <w:tr w:rsidR="00180623" w14:paraId="33CD87BF"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63365444" w14:textId="77777777" w:rsidR="00180623" w:rsidRDefault="00180623">
            <w:pPr>
              <w:spacing w:before="480" w:after="480"/>
              <w:jc w:val="center"/>
            </w:pPr>
            <w:r>
              <w:t>$3,557-$4,292</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364B9EA7"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E12405E" w14:textId="77777777" w:rsidR="00180623" w:rsidRDefault="00180623">
            <w:pPr>
              <w:spacing w:before="480" w:after="480"/>
              <w:jc w:val="center"/>
              <w:rPr>
                <w:i/>
                <w:iCs/>
              </w:rPr>
            </w:pPr>
            <w:r>
              <w:rPr>
                <w:i/>
                <w:iCs/>
              </w:rPr>
              <w:t>3</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D3C0580"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2ABF7E9"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0A527B97"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195C1072"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BEFAEEA"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5164E7B" w14:textId="77777777" w:rsidR="00180623" w:rsidRDefault="00180623">
            <w:pPr>
              <w:spacing w:before="480" w:after="480"/>
              <w:jc w:val="center"/>
              <w:rPr>
                <w:b/>
                <w:bCs/>
              </w:rPr>
            </w:pPr>
            <w:r>
              <w:rPr>
                <w:b/>
                <w:bCs/>
              </w:rPr>
              <w:t>0</w:t>
            </w:r>
          </w:p>
        </w:tc>
      </w:tr>
      <w:tr w:rsidR="00180623" w14:paraId="63FAC348"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6EDD73AA" w14:textId="77777777" w:rsidR="00180623" w:rsidRDefault="00180623">
            <w:pPr>
              <w:spacing w:before="480" w:after="480"/>
              <w:jc w:val="center"/>
            </w:pPr>
            <w:r>
              <w:t>$4,293-$5,030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40AB3353"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2DCC6A8"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ABDC3CA"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D0D1566"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9FA9B95"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2E2F7F71"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6F38E37F"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47C69FB" w14:textId="77777777" w:rsidR="00180623" w:rsidRDefault="00180623">
            <w:pPr>
              <w:spacing w:before="480" w:after="480"/>
              <w:jc w:val="center"/>
              <w:rPr>
                <w:b/>
                <w:bCs/>
              </w:rPr>
            </w:pPr>
            <w:r>
              <w:rPr>
                <w:b/>
                <w:bCs/>
              </w:rPr>
              <w:t>0</w:t>
            </w:r>
          </w:p>
        </w:tc>
      </w:tr>
      <w:tr w:rsidR="00180623" w14:paraId="0F0CF6FF"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2622A029" w14:textId="77777777" w:rsidR="00180623" w:rsidRDefault="00180623">
            <w:pPr>
              <w:spacing w:before="480" w:after="480"/>
              <w:jc w:val="center"/>
            </w:pPr>
            <w:r>
              <w:t>$5,031-$5,694</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9671A2A"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23638BDC"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3CF93F27"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40F898E7"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C0EB8AD"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7BCF87C1"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6397FF2E" w14:textId="77777777" w:rsidR="00180623" w:rsidRDefault="00180623">
            <w:pPr>
              <w:spacing w:before="480" w:after="480"/>
              <w:jc w:val="center"/>
              <w:rPr>
                <w:b/>
                <w:bCs/>
              </w:rPr>
            </w:pPr>
            <w:r>
              <w:rPr>
                <w:b/>
                <w:b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59258284" w14:textId="77777777" w:rsidR="00180623" w:rsidRDefault="00180623">
            <w:pPr>
              <w:spacing w:before="480" w:after="480"/>
              <w:jc w:val="center"/>
              <w:rPr>
                <w:b/>
                <w:bCs/>
              </w:rPr>
            </w:pPr>
            <w:r>
              <w:rPr>
                <w:b/>
                <w:bCs/>
              </w:rPr>
              <w:t>0</w:t>
            </w:r>
          </w:p>
        </w:tc>
      </w:tr>
      <w:tr w:rsidR="00180623" w14:paraId="6BF7177B"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7F6C3D78" w14:textId="77777777" w:rsidR="00180623" w:rsidRDefault="00180623">
            <w:pPr>
              <w:spacing w:before="480" w:after="480"/>
              <w:jc w:val="center"/>
            </w:pPr>
            <w:r>
              <w:t>$5,695-$6,344</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67F2491" w14:textId="77777777" w:rsidR="00180623" w:rsidRDefault="00180623">
            <w:pPr>
              <w:spacing w:before="480" w:after="480"/>
              <w:jc w:val="center"/>
              <w:rPr>
                <w:i/>
                <w:iCs/>
              </w:rPr>
            </w:pPr>
            <w:r>
              <w:rPr>
                <w:i/>
                <w:i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6AAD82C"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333CF72"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55AA42D9"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FD35106"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8D85D58"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F81F713" w14:textId="77777777" w:rsidR="00180623" w:rsidRDefault="00180623">
            <w:pPr>
              <w:spacing w:before="480" w:after="480"/>
              <w:jc w:val="center"/>
              <w:rPr>
                <w:b/>
                <w:bCs/>
              </w:rPr>
            </w:pPr>
            <w:r>
              <w:rPr>
                <w:b/>
                <w:b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47F06247" w14:textId="77777777" w:rsidR="00180623" w:rsidRDefault="00180623">
            <w:pPr>
              <w:spacing w:before="480" w:after="480"/>
              <w:jc w:val="center"/>
              <w:rPr>
                <w:b/>
                <w:bCs/>
              </w:rPr>
            </w:pPr>
            <w:r>
              <w:rPr>
                <w:b/>
                <w:bCs/>
              </w:rPr>
              <w:t>0</w:t>
            </w:r>
          </w:p>
        </w:tc>
      </w:tr>
      <w:tr w:rsidR="00180623" w14:paraId="42AFA835"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014CB3C9" w14:textId="77777777" w:rsidR="00180623" w:rsidRDefault="00180623">
            <w:pPr>
              <w:spacing w:before="480" w:after="480"/>
              <w:jc w:val="center"/>
            </w:pPr>
            <w:r>
              <w:t>$6,345-$7,064</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699E149" w14:textId="77777777" w:rsidR="00180623" w:rsidRDefault="00180623">
            <w:pPr>
              <w:spacing w:before="480" w:after="480"/>
              <w:jc w:val="center"/>
              <w:rPr>
                <w:i/>
                <w:iCs/>
              </w:rPr>
            </w:pPr>
            <w:r>
              <w:rPr>
                <w:i/>
                <w:i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864A15D"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78F24C2" w14:textId="77777777" w:rsidR="00180623" w:rsidRDefault="00180623">
            <w:pPr>
              <w:spacing w:before="480" w:after="480"/>
              <w:jc w:val="center"/>
              <w:rPr>
                <w:i/>
                <w:iCs/>
              </w:rPr>
            </w:pPr>
            <w:r>
              <w:rPr>
                <w:i/>
                <w:iCs/>
              </w:rPr>
              <w:t>1</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981F440"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398429EB"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E490114"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71BB1489" w14:textId="77777777" w:rsidR="00180623" w:rsidRDefault="00180623">
            <w:pPr>
              <w:spacing w:before="480" w:after="480"/>
              <w:jc w:val="center"/>
              <w:rPr>
                <w:i/>
                <w:iCs/>
              </w:rPr>
            </w:pPr>
            <w:r>
              <w:rPr>
                <w:i/>
                <w:iCs/>
              </w:rPr>
              <w:t>0</w:t>
            </w:r>
          </w:p>
        </w:tc>
        <w:tc>
          <w:tcPr>
            <w:tcW w:w="0" w:type="auto"/>
            <w:tcBorders>
              <w:top w:val="single" w:sz="24" w:space="0" w:color="FFFFFF"/>
              <w:left w:val="single" w:sz="24" w:space="0" w:color="FFFFFF"/>
              <w:bottom w:val="single" w:sz="24" w:space="0" w:color="FFFFFF"/>
              <w:right w:val="single" w:sz="24" w:space="0" w:color="FFFFFF"/>
            </w:tcBorders>
            <w:shd w:val="clear" w:color="auto" w:fill="A2CD5A"/>
            <w:tcMar>
              <w:top w:w="120" w:type="dxa"/>
              <w:left w:w="120" w:type="dxa"/>
              <w:bottom w:w="120" w:type="dxa"/>
              <w:right w:w="120" w:type="dxa"/>
            </w:tcMar>
            <w:hideMark/>
          </w:tcPr>
          <w:p w14:paraId="310FB56B" w14:textId="77777777" w:rsidR="00180623" w:rsidRDefault="00180623">
            <w:pPr>
              <w:spacing w:before="480" w:after="480"/>
              <w:jc w:val="center"/>
              <w:rPr>
                <w:b/>
                <w:bCs/>
              </w:rPr>
            </w:pPr>
            <w:r>
              <w:rPr>
                <w:b/>
                <w:bCs/>
              </w:rPr>
              <w:t>0</w:t>
            </w:r>
          </w:p>
        </w:tc>
      </w:tr>
      <w:tr w:rsidR="00180623" w14:paraId="6D2C0EDA" w14:textId="77777777" w:rsidTr="00180623">
        <w:tc>
          <w:tcPr>
            <w:tcW w:w="0" w:type="auto"/>
            <w:tcBorders>
              <w:top w:val="single" w:sz="24" w:space="0" w:color="FFFFFF"/>
              <w:left w:val="single" w:sz="24" w:space="0" w:color="FFFFFF"/>
              <w:bottom w:val="single" w:sz="24" w:space="0" w:color="FFFFFF"/>
              <w:right w:val="single" w:sz="24" w:space="0" w:color="FFFFFF"/>
            </w:tcBorders>
            <w:shd w:val="clear" w:color="auto" w:fill="auto"/>
            <w:tcMar>
              <w:top w:w="120" w:type="dxa"/>
              <w:left w:w="120" w:type="dxa"/>
              <w:bottom w:w="120" w:type="dxa"/>
              <w:right w:w="120" w:type="dxa"/>
            </w:tcMar>
            <w:hideMark/>
          </w:tcPr>
          <w:p w14:paraId="67D4C707" w14:textId="77777777" w:rsidR="00180623" w:rsidRDefault="00180623">
            <w:pPr>
              <w:spacing w:before="480" w:after="480"/>
              <w:jc w:val="center"/>
            </w:pPr>
            <w:r>
              <w:t>$7,065 or more</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68E44636"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8666A53"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2C09AA6D" w14:textId="77777777" w:rsidR="00180623" w:rsidRDefault="00180623">
            <w:pPr>
              <w:spacing w:before="480" w:after="480"/>
              <w:jc w:val="center"/>
            </w:pPr>
            <w:r>
              <w:t>1</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09DBDAE3"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5268EE49"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1E8A4CB9"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3AAE25C1" w14:textId="77777777" w:rsidR="00180623" w:rsidRDefault="00180623">
            <w:pPr>
              <w:spacing w:before="480" w:after="480"/>
              <w:jc w:val="center"/>
            </w:pPr>
            <w:r>
              <w:t>0</w:t>
            </w:r>
          </w:p>
        </w:tc>
        <w:tc>
          <w:tcPr>
            <w:tcW w:w="0" w:type="auto"/>
            <w:tcBorders>
              <w:top w:val="single" w:sz="24" w:space="0" w:color="FFFFFF"/>
              <w:left w:val="single" w:sz="24" w:space="0" w:color="FFFFFF"/>
              <w:bottom w:val="single" w:sz="24" w:space="0" w:color="FFFFFF"/>
              <w:right w:val="single" w:sz="24" w:space="0" w:color="FFFFFF"/>
            </w:tcBorders>
            <w:shd w:val="clear" w:color="auto" w:fill="FF6347"/>
            <w:tcMar>
              <w:top w:w="120" w:type="dxa"/>
              <w:left w:w="120" w:type="dxa"/>
              <w:bottom w:w="120" w:type="dxa"/>
              <w:right w:w="120" w:type="dxa"/>
            </w:tcMar>
            <w:hideMark/>
          </w:tcPr>
          <w:p w14:paraId="45EB4111" w14:textId="77777777" w:rsidR="00180623" w:rsidRDefault="00180623">
            <w:pPr>
              <w:spacing w:before="480" w:after="480"/>
              <w:jc w:val="center"/>
              <w:rPr>
                <w:i/>
                <w:iCs/>
              </w:rPr>
            </w:pPr>
            <w:r>
              <w:rPr>
                <w:i/>
                <w:iCs/>
              </w:rPr>
              <w:t>0</w:t>
            </w:r>
          </w:p>
        </w:tc>
      </w:tr>
    </w:tbl>
    <w:p w14:paraId="4E42ADB1" w14:textId="77777777" w:rsidR="00180623" w:rsidRDefault="00180623" w:rsidP="00180623">
      <w:pPr>
        <w:shd w:val="clear" w:color="auto" w:fill="FFFFFF"/>
        <w:spacing w:after="0"/>
        <w:rPr>
          <w:rFonts w:ascii="Helvetica" w:hAnsi="Helvetica" w:cs="Helvetica"/>
          <w:color w:val="333333"/>
          <w:sz w:val="21"/>
          <w:szCs w:val="21"/>
        </w:rPr>
      </w:pPr>
      <w:r>
        <w:rPr>
          <w:rFonts w:ascii="Helvetica" w:hAnsi="Helvetica" w:cs="Helvetica"/>
          <w:color w:val="333333"/>
          <w:sz w:val="21"/>
          <w:szCs w:val="21"/>
        </w:rPr>
        <w:t>Table 5.1: Housing Size vs. Income (CalFresh Eligibility)</w:t>
      </w:r>
    </w:p>
    <w:p w14:paraId="6F0E39BD"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In the above graph, cells highlighted in green &amp; bold indicate a person is potentially eligible for CalFresh based on their income and cells highlighted in red &amp; italics indicate a person is not eligible. This information is pulled from the CalFresh requirements section A2 (see below for link).</w:t>
      </w:r>
    </w:p>
    <w:p w14:paraId="0FC9EAB8"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majority of people claim to purchase/prepare food (household size) for 2 people (34 people claimed this). This is followed by 19 people claiming to have a household size of 1 person, and 19 people claiming to have a household size of 3 people. The majority of people’s household income (despite household size) seems to be in the range $151-$2,082 (55 people). As the income bracket increases, the number of people within those bracket decreases drastically. Only 6 people claim to have a monthly income greater than $4,292.</w:t>
      </w:r>
    </w:p>
    <w:p w14:paraId="503E4D6A"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p>
    <w:p w14:paraId="012CBAAC" w14:textId="77777777" w:rsidR="00180623" w:rsidRDefault="00180623" w:rsidP="00180623">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CalFresh Eligible</w:t>
      </w:r>
    </w:p>
    <w:p w14:paraId="2C01FFD3"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This variable was created under the following criteria (n=96, 78% of 123 reporting).</w:t>
      </w:r>
    </w:p>
    <w:p w14:paraId="63C002FD"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Style w:val="Emphasis"/>
          <w:rFonts w:ascii="Helvetica" w:hAnsi="Helvetica" w:cs="Helvetica"/>
          <w:color w:val="333333"/>
          <w:sz w:val="21"/>
          <w:szCs w:val="21"/>
        </w:rPr>
        <w:t>Disclaimer: only county eligibility workers have the authority to determine official eligibility for CalFresh. These students are just most likely to be eligible based on the below listed criteria.</w:t>
      </w:r>
    </w:p>
    <w:p w14:paraId="583F983C"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The person is between the ages 18 to 49.</w:t>
      </w:r>
    </w:p>
    <w:p w14:paraId="1AC022BF"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The person is at least a part-time student (6 units per semester for the three campuses in this survey).</w:t>
      </w:r>
    </w:p>
    <w:p w14:paraId="5801B0E8"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The person is either a U.S. citizen or lawful permanent resident.</w:t>
      </w:r>
    </w:p>
    <w:p w14:paraId="53ECA4F9"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Does not get more than half of their meals from meals plans (&lt; 11 per week or none).</w:t>
      </w:r>
    </w:p>
    <w:p w14:paraId="3881C57D"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Identifies as an EOP student.</w:t>
      </w:r>
    </w:p>
    <w:p w14:paraId="65822EDD" w14:textId="77777777" w:rsidR="00180623" w:rsidRDefault="00180623" w:rsidP="00180623">
      <w:pPr>
        <w:numPr>
          <w:ilvl w:val="0"/>
          <w:numId w:val="6"/>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Falls under the household size/income from the </w:t>
      </w:r>
      <w:hyperlink r:id="rId43" w:anchor="income" w:history="1">
        <w:r>
          <w:rPr>
            <w:rStyle w:val="Hyperlink"/>
            <w:rFonts w:ascii="Helvetica" w:hAnsi="Helvetica" w:cs="Helvetica"/>
            <w:color w:val="337AB7"/>
            <w:sz w:val="21"/>
            <w:szCs w:val="21"/>
          </w:rPr>
          <w:t>Department of Social Services</w:t>
        </w:r>
      </w:hyperlink>
      <w:r>
        <w:rPr>
          <w:rFonts w:ascii="Helvetica" w:hAnsi="Helvetica" w:cs="Helvetica"/>
          <w:color w:val="333333"/>
          <w:sz w:val="21"/>
          <w:szCs w:val="21"/>
        </w:rPr>
        <w:t> requirements.</w:t>
      </w:r>
    </w:p>
    <w:p w14:paraId="4E4CC80C" w14:textId="5BB89481"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1987E3A" wp14:editId="356E18C2">
            <wp:extent cx="3657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2A3668C"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br/>
        <w:t>Figure 5.2: Eligible for CalFresh</w:t>
      </w:r>
    </w:p>
    <w:p w14:paraId="01A2022C"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We can see that the majority of participants are most likely eligible for CalFresh (75 people), while 21 people are most likely to not be eligible for these benefits.</w:t>
      </w:r>
    </w:p>
    <w:p w14:paraId="3F3A0875"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p>
    <w:p w14:paraId="30634C5E" w14:textId="77777777" w:rsidR="00180623" w:rsidRDefault="00180623" w:rsidP="00180623">
      <w:pPr>
        <w:pStyle w:val="NormalWeb"/>
        <w:shd w:val="clear" w:color="auto" w:fill="FFFFFF"/>
        <w:spacing w:before="0" w:beforeAutospacing="0" w:after="150" w:afterAutospacing="0"/>
        <w:rPr>
          <w:rFonts w:ascii="Helvetica" w:hAnsi="Helvetica" w:cs="Helvetica"/>
          <w:color w:val="333333"/>
          <w:sz w:val="21"/>
          <w:szCs w:val="21"/>
        </w:rPr>
      </w:pPr>
    </w:p>
    <w:p w14:paraId="45791FF1" w14:textId="2C0EB2B4" w:rsidR="00180623" w:rsidRDefault="00180623" w:rsidP="00180623">
      <w:pPr>
        <w:rPr>
          <w:ins w:id="263" w:author="Connor Franklin" w:date="2022-05-20T13:52:00Z"/>
          <w:sz w:val="24"/>
          <w:szCs w:val="24"/>
        </w:rPr>
      </w:pPr>
      <w:r>
        <w:rPr>
          <w:rFonts w:ascii="Helvetica" w:hAnsi="Helvetica" w:cs="Helvetica"/>
          <w:color w:val="333333"/>
          <w:sz w:val="21"/>
          <w:szCs w:val="21"/>
        </w:rPr>
        <w:br/>
      </w:r>
      <w:r>
        <w:rPr>
          <w:noProof/>
        </w:rPr>
        <w:drawing>
          <wp:inline distT="0" distB="0" distL="0" distR="0" wp14:anchorId="522F28E6" wp14:editId="664ECB26">
            <wp:extent cx="5943600" cy="1845945"/>
            <wp:effectExtent l="0" t="0" r="0" b="190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4AEA6806" w14:textId="7476312F" w:rsidR="00E02677" w:rsidRDefault="00E02677" w:rsidP="00180623">
      <w:pPr>
        <w:rPr>
          <w:ins w:id="264" w:author="Connor Franklin" w:date="2022-05-20T13:52:00Z"/>
          <w:sz w:val="24"/>
          <w:szCs w:val="24"/>
        </w:rPr>
      </w:pPr>
    </w:p>
    <w:p w14:paraId="7549CF48" w14:textId="417411CA" w:rsidR="00E02677" w:rsidRDefault="00E02677">
      <w:pPr>
        <w:rPr>
          <w:sz w:val="24"/>
          <w:szCs w:val="24"/>
        </w:rPr>
      </w:pPr>
      <w:r>
        <w:rPr>
          <w:sz w:val="24"/>
          <w:szCs w:val="24"/>
        </w:rPr>
        <w:br w:type="page"/>
      </w:r>
    </w:p>
    <w:p w14:paraId="1DBB96CE" w14:textId="77777777" w:rsidR="00E02677" w:rsidRDefault="00E02677" w:rsidP="00E02677">
      <w:pPr>
        <w:pStyle w:val="Heading1"/>
        <w:shd w:val="clear" w:color="auto" w:fill="FFFFFF"/>
        <w:spacing w:before="300" w:beforeAutospacing="0" w:after="150" w:afterAutospacing="0"/>
        <w:rPr>
          <w:rFonts w:ascii="inherit" w:hAnsi="inherit" w:cs="Helvetica"/>
          <w:b w:val="0"/>
          <w:bCs w:val="0"/>
          <w:color w:val="333333"/>
          <w:sz w:val="57"/>
          <w:szCs w:val="57"/>
        </w:rPr>
      </w:pPr>
      <w:r>
        <w:rPr>
          <w:rFonts w:ascii="inherit" w:hAnsi="inherit" w:cs="Helvetica"/>
          <w:b w:val="0"/>
          <w:bCs w:val="0"/>
          <w:color w:val="333333"/>
          <w:sz w:val="57"/>
          <w:szCs w:val="57"/>
        </w:rPr>
        <w:t>Basic Needs Programs and Services</w:t>
      </w:r>
    </w:p>
    <w:p w14:paraId="409521C5" w14:textId="297CBCB8"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questions were asked in regard</w:t>
      </w:r>
      <w:del w:id="265" w:author="Connor Franklin" w:date="2022-05-20T13:53:00Z">
        <w:r w:rsidDel="00E02677">
          <w:rPr>
            <w:rFonts w:ascii="Helvetica" w:hAnsi="Helvetica" w:cs="Helvetica"/>
            <w:color w:val="333333"/>
            <w:sz w:val="21"/>
            <w:szCs w:val="21"/>
          </w:rPr>
          <w:delText>s</w:delText>
        </w:r>
      </w:del>
      <w:r>
        <w:rPr>
          <w:rFonts w:ascii="Helvetica" w:hAnsi="Helvetica" w:cs="Helvetica"/>
          <w:color w:val="333333"/>
          <w:sz w:val="21"/>
          <w:szCs w:val="21"/>
        </w:rPr>
        <w:t xml:space="preserve"> to the participation and impact of Basic Needs programs and services on </w:t>
      </w:r>
      <w:del w:id="266" w:author="Connor Franklin" w:date="2022-05-20T14:17:00Z">
        <w:r w:rsidDel="005E164C">
          <w:rPr>
            <w:rFonts w:ascii="Helvetica" w:hAnsi="Helvetica" w:cs="Helvetica"/>
            <w:color w:val="333333"/>
            <w:sz w:val="21"/>
            <w:szCs w:val="21"/>
          </w:rPr>
          <w:delText>students</w:delText>
        </w:r>
      </w:del>
      <w:ins w:id="267" w:author="Connor Franklin" w:date="2022-05-20T14:17:00Z">
        <w:r w:rsidR="005E164C">
          <w:rPr>
            <w:rFonts w:ascii="Helvetica" w:hAnsi="Helvetica" w:cs="Helvetica"/>
            <w:color w:val="333333"/>
            <w:sz w:val="21"/>
            <w:szCs w:val="21"/>
          </w:rPr>
          <w:t>students’</w:t>
        </w:r>
      </w:ins>
      <w:r>
        <w:rPr>
          <w:rFonts w:ascii="Helvetica" w:hAnsi="Helvetica" w:cs="Helvetica"/>
          <w:color w:val="333333"/>
          <w:sz w:val="21"/>
          <w:szCs w:val="21"/>
        </w:rPr>
        <w:t xml:space="preserve"> lives. Students were asked to evaluate how they feel these programs have benefited them both academically and non-academically, as well as barriers/reasons </w:t>
      </w:r>
      <w:del w:id="268" w:author="Connor Franklin" w:date="2022-05-20T14:18:00Z">
        <w:r w:rsidDel="005E164C">
          <w:rPr>
            <w:rFonts w:ascii="Helvetica" w:hAnsi="Helvetica" w:cs="Helvetica"/>
            <w:color w:val="333333"/>
            <w:sz w:val="21"/>
            <w:szCs w:val="21"/>
          </w:rPr>
          <w:delText xml:space="preserve">in regards to </w:delText>
        </w:r>
      </w:del>
      <w:r>
        <w:rPr>
          <w:rFonts w:ascii="Helvetica" w:hAnsi="Helvetica" w:cs="Helvetica"/>
          <w:color w:val="333333"/>
          <w:sz w:val="21"/>
          <w:szCs w:val="21"/>
        </w:rPr>
        <w:t xml:space="preserve">why they are not using certain programs. This includes programs such as CalFresh, </w:t>
      </w:r>
      <w:ins w:id="269" w:author="Connor Franklin" w:date="2022-05-20T14:19:00Z">
        <w:r w:rsidR="005E164C">
          <w:rPr>
            <w:rFonts w:ascii="Helvetica" w:hAnsi="Helvetica" w:cs="Helvetica"/>
            <w:color w:val="333333"/>
            <w:sz w:val="21"/>
            <w:szCs w:val="21"/>
          </w:rPr>
          <w:t>f</w:t>
        </w:r>
      </w:ins>
      <w:del w:id="270" w:author="Connor Franklin" w:date="2022-05-20T14:19:00Z">
        <w:r w:rsidDel="005E164C">
          <w:rPr>
            <w:rFonts w:ascii="Helvetica" w:hAnsi="Helvetica" w:cs="Helvetica"/>
            <w:color w:val="333333"/>
            <w:sz w:val="21"/>
            <w:szCs w:val="21"/>
          </w:rPr>
          <w:delText>F</w:delText>
        </w:r>
      </w:del>
      <w:r>
        <w:rPr>
          <w:rFonts w:ascii="Helvetica" w:hAnsi="Helvetica" w:cs="Helvetica"/>
          <w:color w:val="333333"/>
          <w:sz w:val="21"/>
          <w:szCs w:val="21"/>
        </w:rPr>
        <w:t xml:space="preserve">ood </w:t>
      </w:r>
      <w:ins w:id="271" w:author="Connor Franklin" w:date="2022-05-20T14:19:00Z">
        <w:r w:rsidR="005E164C">
          <w:rPr>
            <w:rFonts w:ascii="Helvetica" w:hAnsi="Helvetica" w:cs="Helvetica"/>
            <w:color w:val="333333"/>
            <w:sz w:val="21"/>
            <w:szCs w:val="21"/>
          </w:rPr>
          <w:t>p</w:t>
        </w:r>
      </w:ins>
      <w:del w:id="272" w:author="Connor Franklin" w:date="2022-05-20T14:19:00Z">
        <w:r w:rsidDel="005E164C">
          <w:rPr>
            <w:rFonts w:ascii="Helvetica" w:hAnsi="Helvetica" w:cs="Helvetica"/>
            <w:color w:val="333333"/>
            <w:sz w:val="21"/>
            <w:szCs w:val="21"/>
          </w:rPr>
          <w:delText>P</w:delText>
        </w:r>
      </w:del>
      <w:r>
        <w:rPr>
          <w:rFonts w:ascii="Helvetica" w:hAnsi="Helvetica" w:cs="Helvetica"/>
          <w:color w:val="333333"/>
          <w:sz w:val="21"/>
          <w:szCs w:val="21"/>
        </w:rPr>
        <w:t xml:space="preserve">antries, </w:t>
      </w:r>
      <w:ins w:id="273" w:author="Connor Franklin" w:date="2022-05-20T14:19:00Z">
        <w:r w:rsidR="005E164C">
          <w:rPr>
            <w:rFonts w:ascii="Helvetica" w:hAnsi="Helvetica" w:cs="Helvetica"/>
            <w:color w:val="333333"/>
            <w:sz w:val="21"/>
            <w:szCs w:val="21"/>
          </w:rPr>
          <w:t>m</w:t>
        </w:r>
      </w:ins>
      <w:del w:id="274" w:author="Connor Franklin" w:date="2022-05-20T14:19:00Z">
        <w:r w:rsidDel="005E164C">
          <w:rPr>
            <w:rFonts w:ascii="Helvetica" w:hAnsi="Helvetica" w:cs="Helvetica"/>
            <w:color w:val="333333"/>
            <w:sz w:val="21"/>
            <w:szCs w:val="21"/>
          </w:rPr>
          <w:delText>M</w:delText>
        </w:r>
      </w:del>
      <w:r>
        <w:rPr>
          <w:rFonts w:ascii="Helvetica" w:hAnsi="Helvetica" w:cs="Helvetica"/>
          <w:color w:val="333333"/>
          <w:sz w:val="21"/>
          <w:szCs w:val="21"/>
        </w:rPr>
        <w:t xml:space="preserve">eal </w:t>
      </w:r>
      <w:del w:id="275" w:author="Connor Franklin" w:date="2022-05-20T14:19:00Z">
        <w:r w:rsidDel="005E164C">
          <w:rPr>
            <w:rFonts w:ascii="Helvetica" w:hAnsi="Helvetica" w:cs="Helvetica"/>
            <w:color w:val="333333"/>
            <w:sz w:val="21"/>
            <w:szCs w:val="21"/>
          </w:rPr>
          <w:delText>P</w:delText>
        </w:r>
      </w:del>
      <w:ins w:id="276" w:author="Connor Franklin" w:date="2022-05-20T14:19:00Z">
        <w:r w:rsidR="005E164C">
          <w:rPr>
            <w:rFonts w:ascii="Helvetica" w:hAnsi="Helvetica" w:cs="Helvetica"/>
            <w:color w:val="333333"/>
            <w:sz w:val="21"/>
            <w:szCs w:val="21"/>
          </w:rPr>
          <w:t>p</w:t>
        </w:r>
      </w:ins>
      <w:r>
        <w:rPr>
          <w:rFonts w:ascii="Helvetica" w:hAnsi="Helvetica" w:cs="Helvetica"/>
          <w:color w:val="333333"/>
          <w:sz w:val="21"/>
          <w:szCs w:val="21"/>
        </w:rPr>
        <w:t>rograms, Medi-Cal (also known as Medi</w:t>
      </w:r>
      <w:del w:id="277" w:author="Connor Franklin" w:date="2022-05-20T14:19:00Z">
        <w:r w:rsidDel="005E164C">
          <w:rPr>
            <w:rFonts w:ascii="Helvetica" w:hAnsi="Helvetica" w:cs="Helvetica"/>
            <w:color w:val="333333"/>
            <w:sz w:val="21"/>
            <w:szCs w:val="21"/>
          </w:rPr>
          <w:delText>-Cade</w:delText>
        </w:r>
      </w:del>
      <w:ins w:id="278" w:author="Connor Franklin" w:date="2022-05-20T14:19:00Z">
        <w:r w:rsidR="005E164C">
          <w:rPr>
            <w:rFonts w:ascii="Helvetica" w:hAnsi="Helvetica" w:cs="Helvetica"/>
            <w:color w:val="333333"/>
            <w:sz w:val="21"/>
            <w:szCs w:val="21"/>
          </w:rPr>
          <w:t>caid</w:t>
        </w:r>
      </w:ins>
      <w:r>
        <w:rPr>
          <w:rFonts w:ascii="Helvetica" w:hAnsi="Helvetica" w:cs="Helvetica"/>
          <w:color w:val="333333"/>
          <w:sz w:val="21"/>
          <w:szCs w:val="21"/>
        </w:rPr>
        <w:t xml:space="preserve"> in the United States), and </w:t>
      </w:r>
      <w:ins w:id="279" w:author="Connor Franklin" w:date="2022-05-20T14:19:00Z">
        <w:r w:rsidR="005E164C">
          <w:rPr>
            <w:rFonts w:ascii="Helvetica" w:hAnsi="Helvetica" w:cs="Helvetica"/>
            <w:color w:val="333333"/>
            <w:sz w:val="21"/>
            <w:szCs w:val="21"/>
          </w:rPr>
          <w:t>e</w:t>
        </w:r>
      </w:ins>
      <w:del w:id="280" w:author="Connor Franklin" w:date="2022-05-20T14:19:00Z">
        <w:r w:rsidDel="005E164C">
          <w:rPr>
            <w:rFonts w:ascii="Helvetica" w:hAnsi="Helvetica" w:cs="Helvetica"/>
            <w:color w:val="333333"/>
            <w:sz w:val="21"/>
            <w:szCs w:val="21"/>
          </w:rPr>
          <w:delText>E</w:delText>
        </w:r>
      </w:del>
      <w:r>
        <w:rPr>
          <w:rFonts w:ascii="Helvetica" w:hAnsi="Helvetica" w:cs="Helvetica"/>
          <w:color w:val="333333"/>
          <w:sz w:val="21"/>
          <w:szCs w:val="21"/>
        </w:rPr>
        <w:t xml:space="preserve">mergency </w:t>
      </w:r>
      <w:ins w:id="281" w:author="Connor Franklin" w:date="2022-05-20T14:19:00Z">
        <w:r w:rsidR="005E164C">
          <w:rPr>
            <w:rFonts w:ascii="Helvetica" w:hAnsi="Helvetica" w:cs="Helvetica"/>
            <w:color w:val="333333"/>
            <w:sz w:val="21"/>
            <w:szCs w:val="21"/>
          </w:rPr>
          <w:t>h</w:t>
        </w:r>
      </w:ins>
      <w:del w:id="282" w:author="Connor Franklin" w:date="2022-05-20T14:19:00Z">
        <w:r w:rsidDel="005E164C">
          <w:rPr>
            <w:rFonts w:ascii="Helvetica" w:hAnsi="Helvetica" w:cs="Helvetica"/>
            <w:color w:val="333333"/>
            <w:sz w:val="21"/>
            <w:szCs w:val="21"/>
          </w:rPr>
          <w:delText>H</w:delText>
        </w:r>
      </w:del>
      <w:r>
        <w:rPr>
          <w:rFonts w:ascii="Helvetica" w:hAnsi="Helvetica" w:cs="Helvetica"/>
          <w:color w:val="333333"/>
          <w:sz w:val="21"/>
          <w:szCs w:val="21"/>
        </w:rPr>
        <w:t xml:space="preserve">ousing </w:t>
      </w:r>
      <w:ins w:id="283" w:author="Connor Franklin" w:date="2022-05-20T14:19:00Z">
        <w:r w:rsidR="005E164C">
          <w:rPr>
            <w:rFonts w:ascii="Helvetica" w:hAnsi="Helvetica" w:cs="Helvetica"/>
            <w:color w:val="333333"/>
            <w:sz w:val="21"/>
            <w:szCs w:val="21"/>
          </w:rPr>
          <w:t>s</w:t>
        </w:r>
      </w:ins>
      <w:del w:id="284" w:author="Connor Franklin" w:date="2022-05-20T14:19:00Z">
        <w:r w:rsidDel="005E164C">
          <w:rPr>
            <w:rFonts w:ascii="Helvetica" w:hAnsi="Helvetica" w:cs="Helvetica"/>
            <w:color w:val="333333"/>
            <w:sz w:val="21"/>
            <w:szCs w:val="21"/>
          </w:rPr>
          <w:delText>S</w:delText>
        </w:r>
      </w:del>
      <w:r>
        <w:rPr>
          <w:rFonts w:ascii="Helvetica" w:hAnsi="Helvetica" w:cs="Helvetica"/>
          <w:color w:val="333333"/>
          <w:sz w:val="21"/>
          <w:szCs w:val="21"/>
        </w:rPr>
        <w:t>ervices.</w:t>
      </w:r>
    </w:p>
    <w:p w14:paraId="343D609A"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31AFCC36" w14:textId="77777777" w:rsidR="00E02677" w:rsidRDefault="00E02677" w:rsidP="00E02677">
      <w:pPr>
        <w:pStyle w:val="Heading1"/>
        <w:shd w:val="clear" w:color="auto" w:fill="FFFFFF"/>
        <w:spacing w:before="0" w:beforeAutospacing="0" w:after="150" w:afterAutospacing="0"/>
        <w:rPr>
          <w:rFonts w:ascii="inherit" w:hAnsi="inherit" w:cs="Helvetica"/>
          <w:b w:val="0"/>
          <w:bCs w:val="0"/>
          <w:color w:val="333333"/>
          <w:sz w:val="51"/>
          <w:szCs w:val="51"/>
        </w:rPr>
      </w:pPr>
      <w:r>
        <w:rPr>
          <w:rFonts w:ascii="inherit" w:hAnsi="inherit" w:cs="Helvetica"/>
          <w:b w:val="0"/>
          <w:bCs w:val="0"/>
          <w:color w:val="333333"/>
          <w:sz w:val="51"/>
          <w:szCs w:val="51"/>
        </w:rPr>
        <w:t>Participation</w:t>
      </w:r>
    </w:p>
    <w:p w14:paraId="403A0C68" w14:textId="0F52675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Pick all Basic Needs Programs and Services that you participate in (mark all that apply):</w:t>
      </w:r>
      <w:r>
        <w:rPr>
          <w:rFonts w:ascii="Helvetica" w:hAnsi="Helvetica" w:cs="Helvetica"/>
          <w:noProof/>
          <w:color w:val="333333"/>
          <w:sz w:val="21"/>
          <w:szCs w:val="21"/>
        </w:rPr>
        <w:drawing>
          <wp:inline distT="0" distB="0" distL="0" distR="0" wp14:anchorId="1A316CA5" wp14:editId="7E39ED52">
            <wp:extent cx="5943600" cy="2797175"/>
            <wp:effectExtent l="0" t="0" r="0" b="317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Pr>
          <w:rFonts w:ascii="Helvetica" w:hAnsi="Helvetica" w:cs="Helvetica"/>
          <w:color w:val="333333"/>
          <w:sz w:val="21"/>
          <w:szCs w:val="21"/>
        </w:rPr>
        <w:t>Figure 6.1: Participation in Basic Needs Programs</w:t>
      </w:r>
    </w:p>
    <w:p w14:paraId="0DFAD4FD"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6AC9B444" w14:textId="77777777" w:rsidR="00E02677" w:rsidRDefault="00E02677" w:rsidP="00E02677">
      <w:pPr>
        <w:pStyle w:val="Heading1"/>
        <w:shd w:val="clear" w:color="auto" w:fill="FFFFFF"/>
        <w:spacing w:before="0" w:beforeAutospacing="0" w:after="150" w:afterAutospacing="0"/>
        <w:rPr>
          <w:rFonts w:ascii="inherit" w:hAnsi="inherit" w:cs="Helvetica"/>
          <w:b w:val="0"/>
          <w:bCs w:val="0"/>
          <w:color w:val="333333"/>
          <w:sz w:val="51"/>
          <w:szCs w:val="51"/>
        </w:rPr>
      </w:pPr>
      <w:r>
        <w:rPr>
          <w:rFonts w:ascii="inherit" w:hAnsi="inherit" w:cs="Helvetica"/>
          <w:b w:val="0"/>
          <w:bCs w:val="0"/>
          <w:color w:val="333333"/>
          <w:sz w:val="51"/>
          <w:szCs w:val="51"/>
        </w:rPr>
        <w:t>Impact</w:t>
      </w:r>
    </w:p>
    <w:p w14:paraId="5715840C"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CalFresh EBT</w:t>
      </w:r>
    </w:p>
    <w:p w14:paraId="6F779733" w14:textId="19FF0FA9"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commentRangeStart w:id="285"/>
      <w:r>
        <w:rPr>
          <w:rStyle w:val="Emphasis"/>
          <w:rFonts w:ascii="Helvetica" w:hAnsi="Helvetica" w:cs="Helvetica"/>
          <w:color w:val="333333"/>
          <w:sz w:val="21"/>
          <w:szCs w:val="21"/>
        </w:rPr>
        <w:t>Note: for the first graph on EBT application we have (n=34, 28% of 123 reporting). And for the second graph on how many people are fed we have (n=30, 24% of 123 reporting</w:t>
      </w:r>
      <w:commentRangeEnd w:id="285"/>
      <w:r w:rsidR="005E164C">
        <w:rPr>
          <w:rStyle w:val="CommentReference"/>
          <w:rFonts w:asciiTheme="minorHAnsi" w:eastAsiaTheme="minorHAnsi" w:hAnsiTheme="minorHAnsi" w:cstheme="minorBidi"/>
        </w:rPr>
        <w:commentReference w:id="285"/>
      </w:r>
      <w:r>
        <w:rPr>
          <w:rStyle w:val="Emphasis"/>
          <w:rFonts w:ascii="Helvetica" w:hAnsi="Helvetica" w:cs="Helvetica"/>
          <w:color w:val="333333"/>
          <w:sz w:val="21"/>
          <w:szCs w:val="21"/>
        </w:rPr>
        <w:t>).</w:t>
      </w:r>
      <w:commentRangeStart w:id="286"/>
      <w:r>
        <w:rPr>
          <w:rFonts w:ascii="Helvetica" w:hAnsi="Helvetica" w:cs="Helvetica"/>
          <w:noProof/>
          <w:color w:val="333333"/>
          <w:sz w:val="21"/>
          <w:szCs w:val="21"/>
        </w:rPr>
        <w:drawing>
          <wp:inline distT="0" distB="0" distL="0" distR="0" wp14:anchorId="7521A837" wp14:editId="4E5B274A">
            <wp:extent cx="5943600" cy="279717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commentRangeEnd w:id="286"/>
      <w:r w:rsidR="005E164C">
        <w:rPr>
          <w:rStyle w:val="CommentReference"/>
          <w:rFonts w:asciiTheme="minorHAnsi" w:eastAsiaTheme="minorHAnsi" w:hAnsiTheme="minorHAnsi" w:cstheme="minorBidi"/>
        </w:rPr>
        <w:commentReference w:id="286"/>
      </w:r>
      <w:r>
        <w:rPr>
          <w:rFonts w:ascii="Helvetica" w:hAnsi="Helvetica" w:cs="Helvetica"/>
          <w:color w:val="333333"/>
          <w:sz w:val="21"/>
          <w:szCs w:val="21"/>
        </w:rPr>
        <w:t>Figure 6.2: CalFresh EBT: Application &amp; Feeding</w:t>
      </w:r>
    </w:p>
    <w:p w14:paraId="59F06D5F" w14:textId="6E4D90F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del w:id="287" w:author="Connor Franklin" w:date="2022-05-20T14:23:00Z">
        <w:r w:rsidDel="006A097A">
          <w:rPr>
            <w:rFonts w:ascii="Helvetica" w:hAnsi="Helvetica" w:cs="Helvetica"/>
            <w:color w:val="333333"/>
            <w:sz w:val="21"/>
            <w:szCs w:val="21"/>
          </w:rPr>
          <w:delText>Looking at the above graphs,</w:delText>
        </w:r>
      </w:del>
      <w:ins w:id="288" w:author="Connor Franklin" w:date="2022-05-20T14:23:00Z">
        <w:r w:rsidR="006A097A">
          <w:rPr>
            <w:rFonts w:ascii="Helvetica" w:hAnsi="Helvetica" w:cs="Helvetica"/>
            <w:color w:val="333333"/>
            <w:sz w:val="21"/>
            <w:szCs w:val="21"/>
          </w:rPr>
          <w:t>The data indicate that</w:t>
        </w:r>
      </w:ins>
      <w:r>
        <w:rPr>
          <w:rFonts w:ascii="Helvetica" w:hAnsi="Helvetica" w:cs="Helvetica"/>
          <w:color w:val="333333"/>
          <w:sz w:val="21"/>
          <w:szCs w:val="21"/>
        </w:rPr>
        <w:t xml:space="preserve"> the majority of people apply for CalFresh EBT as an individual (26 people) </w:t>
      </w:r>
      <w:del w:id="289" w:author="Connor Franklin" w:date="2022-05-20T14:23:00Z">
        <w:r w:rsidDel="006A097A">
          <w:rPr>
            <w:rFonts w:ascii="Helvetica" w:hAnsi="Helvetica" w:cs="Helvetica"/>
            <w:color w:val="333333"/>
            <w:sz w:val="21"/>
            <w:szCs w:val="21"/>
          </w:rPr>
          <w:delText>while only</w:delText>
        </w:r>
      </w:del>
      <w:ins w:id="290" w:author="Connor Franklin" w:date="2022-05-20T14:23:00Z">
        <w:r w:rsidR="006A097A">
          <w:rPr>
            <w:rFonts w:ascii="Helvetica" w:hAnsi="Helvetica" w:cs="Helvetica"/>
            <w:color w:val="333333"/>
            <w:sz w:val="21"/>
            <w:szCs w:val="21"/>
          </w:rPr>
          <w:t>compared to</w:t>
        </w:r>
      </w:ins>
      <w:r>
        <w:rPr>
          <w:rFonts w:ascii="Helvetica" w:hAnsi="Helvetica" w:cs="Helvetica"/>
          <w:color w:val="333333"/>
          <w:sz w:val="21"/>
          <w:szCs w:val="21"/>
        </w:rPr>
        <w:t xml:space="preserve"> 8 people applied with other people in their household. Similarly, the majority of people claimed only 1 person is fed through the EBT card (10 people). 9 people claim to feed 2 people through the EBT card, and only a small amount of people claim to feed 5 or more people through the EBT card.</w:t>
      </w:r>
    </w:p>
    <w:p w14:paraId="77A0BA70"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6C1D4E39"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Monthly CalFresh Money</w:t>
      </w:r>
    </w:p>
    <w:p w14:paraId="3B4EE482" w14:textId="46A863B5"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How much money do you receive from CalFresh each month? (n=34, 28% of 123 reporting).</w:t>
      </w:r>
      <w:commentRangeStart w:id="291"/>
      <w:r>
        <w:rPr>
          <w:rFonts w:ascii="Helvetica" w:hAnsi="Helvetica" w:cs="Helvetica"/>
          <w:noProof/>
          <w:color w:val="333333"/>
          <w:sz w:val="21"/>
          <w:szCs w:val="21"/>
        </w:rPr>
        <w:drawing>
          <wp:inline distT="0" distB="0" distL="0" distR="0" wp14:anchorId="273F419D" wp14:editId="08E4A55C">
            <wp:extent cx="5943600" cy="339661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commentRangeEnd w:id="291"/>
      <w:r w:rsidR="006A097A">
        <w:rPr>
          <w:rStyle w:val="CommentReference"/>
          <w:rFonts w:asciiTheme="minorHAnsi" w:eastAsiaTheme="minorHAnsi" w:hAnsiTheme="minorHAnsi" w:cstheme="minorBidi"/>
        </w:rPr>
        <w:commentReference w:id="291"/>
      </w:r>
      <w:r>
        <w:rPr>
          <w:rFonts w:ascii="Helvetica" w:hAnsi="Helvetica" w:cs="Helvetica"/>
          <w:color w:val="333333"/>
          <w:sz w:val="21"/>
          <w:szCs w:val="21"/>
        </w:rPr>
        <w:t>Figure 6.3: Monthly Allowance from CalFresh</w:t>
      </w:r>
    </w:p>
    <w:p w14:paraId="5CA1162F" w14:textId="74A1C6D4"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average amount of money received per household using CalFresh (denoted by the dotted line) is $201.29, while the median is $197. The values range from $0 to $641. </w:t>
      </w:r>
      <w:del w:id="292" w:author="Connor Franklin" w:date="2022-05-20T14:27:00Z">
        <w:r w:rsidDel="006A097A">
          <w:rPr>
            <w:rFonts w:ascii="Helvetica" w:hAnsi="Helvetica" w:cs="Helvetica"/>
            <w:color w:val="333333"/>
            <w:sz w:val="21"/>
            <w:szCs w:val="21"/>
          </w:rPr>
          <w:delText>The majority of households who do receive these benefits seems to be getting around $250 or less per month.</w:delText>
        </w:r>
      </w:del>
    </w:p>
    <w:p w14:paraId="2ADCE370"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770E1BC5"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Household Size Breakdown</w:t>
      </w:r>
    </w:p>
    <w:p w14:paraId="734C5DD5" w14:textId="77777777" w:rsidR="00E02677" w:rsidRDefault="00E02677" w:rsidP="00E02677">
      <w:pPr>
        <w:shd w:val="clear" w:color="auto" w:fill="FFFFFF"/>
        <w:rPr>
          <w:rFonts w:ascii="Helvetica" w:hAnsi="Helvetica" w:cs="Helvetica"/>
          <w:color w:val="333333"/>
          <w:sz w:val="21"/>
          <w:szCs w:val="21"/>
        </w:rPr>
      </w:pPr>
      <w:r>
        <w:rPr>
          <w:rFonts w:ascii="Helvetica" w:hAnsi="Helvetica" w:cs="Helvetica"/>
          <w:color w:val="333333"/>
          <w:sz w:val="21"/>
          <w:szCs w:val="21"/>
        </w:rPr>
        <w:t>Below is a breakdown of the average monthly allowance received from CalFresh based on household size.</w:t>
      </w:r>
    </w:p>
    <w:tbl>
      <w:tblPr>
        <w:tblW w:w="12450" w:type="dxa"/>
        <w:tblCellMar>
          <w:top w:w="15" w:type="dxa"/>
          <w:left w:w="15" w:type="dxa"/>
          <w:bottom w:w="15" w:type="dxa"/>
          <w:right w:w="15" w:type="dxa"/>
        </w:tblCellMar>
        <w:tblLook w:val="04A0" w:firstRow="1" w:lastRow="0" w:firstColumn="1" w:lastColumn="0" w:noHBand="0" w:noVBand="1"/>
      </w:tblPr>
      <w:tblGrid>
        <w:gridCol w:w="3571"/>
        <w:gridCol w:w="4435"/>
        <w:gridCol w:w="4444"/>
      </w:tblGrid>
      <w:tr w:rsidR="00E02677" w14:paraId="7B2CFC37"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3B8AB97" w14:textId="77777777" w:rsidR="00E02677" w:rsidRDefault="00E02677">
            <w:pPr>
              <w:spacing w:after="300"/>
              <w:rPr>
                <w:rFonts w:ascii="Times New Roman" w:hAnsi="Times New Roman" w:cs="Times New Roman"/>
                <w:b/>
                <w:bCs/>
                <w:sz w:val="24"/>
                <w:szCs w:val="24"/>
              </w:rPr>
            </w:pPr>
            <w:r>
              <w:rPr>
                <w:b/>
                <w:bCs/>
              </w:rPr>
              <w:t>Household Size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E9B9964" w14:textId="77777777" w:rsidR="00E02677" w:rsidRDefault="00E02677">
            <w:pPr>
              <w:spacing w:after="300"/>
              <w:rPr>
                <w:b/>
                <w:bCs/>
              </w:rPr>
            </w:pPr>
            <w:r>
              <w:rPr>
                <w:b/>
                <w:bCs/>
              </w:rPr>
              <w:t>Household Average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25893DA" w14:textId="77777777" w:rsidR="00E02677" w:rsidRDefault="00E02677">
            <w:pPr>
              <w:spacing w:after="300"/>
              <w:rPr>
                <w:b/>
                <w:bCs/>
              </w:rPr>
            </w:pPr>
            <w:r>
              <w:rPr>
                <w:b/>
                <w:bCs/>
              </w:rPr>
              <w:t>Per Person Average</w:t>
            </w:r>
          </w:p>
        </w:tc>
      </w:tr>
      <w:tr w:rsidR="00E02677" w14:paraId="14DB2C88"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7D4CB03" w14:textId="77777777" w:rsidR="00E02677" w:rsidRDefault="00E02677">
            <w:pPr>
              <w:spacing w:after="300"/>
            </w:pPr>
            <w:r>
              <w:t>1</w:t>
            </w:r>
          </w:p>
        </w:tc>
        <w:tc>
          <w:tcPr>
            <w:tcW w:w="0" w:type="auto"/>
            <w:tcBorders>
              <w:top w:val="single" w:sz="6" w:space="0" w:color="DDDDDD"/>
            </w:tcBorders>
            <w:shd w:val="clear" w:color="auto" w:fill="F9F9F9"/>
            <w:tcMar>
              <w:top w:w="120" w:type="dxa"/>
              <w:left w:w="120" w:type="dxa"/>
              <w:bottom w:w="120" w:type="dxa"/>
              <w:right w:w="120" w:type="dxa"/>
            </w:tcMar>
            <w:hideMark/>
          </w:tcPr>
          <w:p w14:paraId="097CDD7A" w14:textId="77777777" w:rsidR="00E02677" w:rsidRDefault="00E02677">
            <w:pPr>
              <w:spacing w:after="300"/>
            </w:pPr>
            <w:r>
              <w:t>$149.40</w:t>
            </w:r>
          </w:p>
        </w:tc>
        <w:tc>
          <w:tcPr>
            <w:tcW w:w="0" w:type="auto"/>
            <w:tcBorders>
              <w:top w:val="single" w:sz="6" w:space="0" w:color="DDDDDD"/>
            </w:tcBorders>
            <w:shd w:val="clear" w:color="auto" w:fill="F9F9F9"/>
            <w:tcMar>
              <w:top w:w="120" w:type="dxa"/>
              <w:left w:w="120" w:type="dxa"/>
              <w:bottom w:w="120" w:type="dxa"/>
              <w:right w:w="120" w:type="dxa"/>
            </w:tcMar>
            <w:hideMark/>
          </w:tcPr>
          <w:p w14:paraId="16494B51" w14:textId="77777777" w:rsidR="00E02677" w:rsidRDefault="00E02677">
            <w:pPr>
              <w:spacing w:after="300"/>
            </w:pPr>
            <w:r>
              <w:t>$149.40</w:t>
            </w:r>
          </w:p>
        </w:tc>
      </w:tr>
      <w:tr w:rsidR="00E02677" w14:paraId="771F32B9"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37482989" w14:textId="77777777" w:rsidR="00E02677" w:rsidRDefault="00E02677">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66E3539" w14:textId="77777777" w:rsidR="00E02677" w:rsidRDefault="00E02677">
            <w:pPr>
              <w:spacing w:after="300"/>
            </w:pPr>
            <w:r>
              <w:t>$192.00</w:t>
            </w:r>
          </w:p>
        </w:tc>
        <w:tc>
          <w:tcPr>
            <w:tcW w:w="0" w:type="auto"/>
            <w:tcBorders>
              <w:top w:val="single" w:sz="6" w:space="0" w:color="DDDDDD"/>
            </w:tcBorders>
            <w:shd w:val="clear" w:color="auto" w:fill="auto"/>
            <w:tcMar>
              <w:top w:w="120" w:type="dxa"/>
              <w:left w:w="120" w:type="dxa"/>
              <w:bottom w:w="120" w:type="dxa"/>
              <w:right w:w="120" w:type="dxa"/>
            </w:tcMar>
            <w:hideMark/>
          </w:tcPr>
          <w:p w14:paraId="2CFCBE59" w14:textId="77777777" w:rsidR="00E02677" w:rsidRDefault="00E02677">
            <w:pPr>
              <w:spacing w:after="300"/>
            </w:pPr>
            <w:r>
              <w:t>$ 96.00</w:t>
            </w:r>
          </w:p>
        </w:tc>
      </w:tr>
      <w:tr w:rsidR="00E02677" w14:paraId="3A34A0A6"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2E9CD9C" w14:textId="77777777" w:rsidR="00E02677" w:rsidRDefault="00E02677">
            <w:pPr>
              <w:spacing w:after="300"/>
            </w:pPr>
            <w:r>
              <w:t>3</w:t>
            </w:r>
          </w:p>
        </w:tc>
        <w:tc>
          <w:tcPr>
            <w:tcW w:w="0" w:type="auto"/>
            <w:tcBorders>
              <w:top w:val="single" w:sz="6" w:space="0" w:color="DDDDDD"/>
            </w:tcBorders>
            <w:shd w:val="clear" w:color="auto" w:fill="F9F9F9"/>
            <w:tcMar>
              <w:top w:w="120" w:type="dxa"/>
              <w:left w:w="120" w:type="dxa"/>
              <w:bottom w:w="120" w:type="dxa"/>
              <w:right w:w="120" w:type="dxa"/>
            </w:tcMar>
            <w:hideMark/>
          </w:tcPr>
          <w:p w14:paraId="5E818A73" w14:textId="77777777" w:rsidR="00E02677" w:rsidRDefault="00E02677">
            <w:pPr>
              <w:spacing w:after="300"/>
            </w:pPr>
            <w:r>
              <w:t>$267.00</w:t>
            </w:r>
          </w:p>
        </w:tc>
        <w:tc>
          <w:tcPr>
            <w:tcW w:w="0" w:type="auto"/>
            <w:tcBorders>
              <w:top w:val="single" w:sz="6" w:space="0" w:color="DDDDDD"/>
            </w:tcBorders>
            <w:shd w:val="clear" w:color="auto" w:fill="F9F9F9"/>
            <w:tcMar>
              <w:top w:w="120" w:type="dxa"/>
              <w:left w:w="120" w:type="dxa"/>
              <w:bottom w:w="120" w:type="dxa"/>
              <w:right w:w="120" w:type="dxa"/>
            </w:tcMar>
            <w:hideMark/>
          </w:tcPr>
          <w:p w14:paraId="2AA94123" w14:textId="77777777" w:rsidR="00E02677" w:rsidRDefault="00E02677">
            <w:pPr>
              <w:spacing w:after="300"/>
            </w:pPr>
            <w:r>
              <w:t>$ 89.00</w:t>
            </w:r>
          </w:p>
        </w:tc>
      </w:tr>
      <w:tr w:rsidR="00E02677" w14:paraId="69DDF1C0"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1003DE58" w14:textId="77777777" w:rsidR="00E02677" w:rsidRDefault="00E02677">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F7587DE" w14:textId="77777777" w:rsidR="00E02677" w:rsidRDefault="00E02677">
            <w:pPr>
              <w:spacing w:after="300"/>
            </w:pPr>
            <w:r>
              <w:t>$424.25</w:t>
            </w:r>
          </w:p>
        </w:tc>
        <w:tc>
          <w:tcPr>
            <w:tcW w:w="0" w:type="auto"/>
            <w:tcBorders>
              <w:top w:val="single" w:sz="6" w:space="0" w:color="DDDDDD"/>
            </w:tcBorders>
            <w:shd w:val="clear" w:color="auto" w:fill="auto"/>
            <w:tcMar>
              <w:top w:w="120" w:type="dxa"/>
              <w:left w:w="120" w:type="dxa"/>
              <w:bottom w:w="120" w:type="dxa"/>
              <w:right w:w="120" w:type="dxa"/>
            </w:tcMar>
            <w:hideMark/>
          </w:tcPr>
          <w:p w14:paraId="5AEA4ECD" w14:textId="77777777" w:rsidR="00E02677" w:rsidRDefault="00E02677">
            <w:pPr>
              <w:spacing w:after="300"/>
            </w:pPr>
            <w:r>
              <w:t>$106.06</w:t>
            </w:r>
          </w:p>
        </w:tc>
      </w:tr>
      <w:tr w:rsidR="00E02677" w14:paraId="4C213F95"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2904671" w14:textId="77777777" w:rsidR="00E02677" w:rsidRDefault="00E02677">
            <w:pPr>
              <w:spacing w:after="300"/>
            </w:pPr>
            <w:r>
              <w:t>5</w:t>
            </w:r>
          </w:p>
        </w:tc>
        <w:tc>
          <w:tcPr>
            <w:tcW w:w="0" w:type="auto"/>
            <w:tcBorders>
              <w:top w:val="single" w:sz="6" w:space="0" w:color="DDDDDD"/>
            </w:tcBorders>
            <w:shd w:val="clear" w:color="auto" w:fill="F9F9F9"/>
            <w:tcMar>
              <w:top w:w="120" w:type="dxa"/>
              <w:left w:w="120" w:type="dxa"/>
              <w:bottom w:w="120" w:type="dxa"/>
              <w:right w:w="120" w:type="dxa"/>
            </w:tcMar>
            <w:hideMark/>
          </w:tcPr>
          <w:p w14:paraId="73EB21E8" w14:textId="77777777" w:rsidR="00E02677" w:rsidRDefault="00E02677">
            <w:pPr>
              <w:spacing w:after="300"/>
            </w:pPr>
            <w:r>
              <w:t>$391.00</w:t>
            </w:r>
          </w:p>
        </w:tc>
        <w:tc>
          <w:tcPr>
            <w:tcW w:w="0" w:type="auto"/>
            <w:tcBorders>
              <w:top w:val="single" w:sz="6" w:space="0" w:color="DDDDDD"/>
            </w:tcBorders>
            <w:shd w:val="clear" w:color="auto" w:fill="F9F9F9"/>
            <w:tcMar>
              <w:top w:w="120" w:type="dxa"/>
              <w:left w:w="120" w:type="dxa"/>
              <w:bottom w:w="120" w:type="dxa"/>
              <w:right w:w="120" w:type="dxa"/>
            </w:tcMar>
            <w:hideMark/>
          </w:tcPr>
          <w:p w14:paraId="1E80BEB7" w14:textId="77777777" w:rsidR="00E02677" w:rsidRDefault="00E02677">
            <w:pPr>
              <w:spacing w:after="300"/>
            </w:pPr>
            <w:r>
              <w:t>$ 78.20</w:t>
            </w:r>
          </w:p>
        </w:tc>
      </w:tr>
      <w:tr w:rsidR="00E02677" w14:paraId="29A996EB"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32910D73" w14:textId="77777777" w:rsidR="00E02677" w:rsidRDefault="00E02677">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01BDB1D9" w14:textId="77777777" w:rsidR="00E02677" w:rsidRDefault="00E02677">
            <w:pPr>
              <w:spacing w:after="300"/>
            </w:pPr>
            <w:r>
              <w:t>$197.00</w:t>
            </w:r>
          </w:p>
        </w:tc>
        <w:tc>
          <w:tcPr>
            <w:tcW w:w="0" w:type="auto"/>
            <w:tcBorders>
              <w:top w:val="single" w:sz="6" w:space="0" w:color="DDDDDD"/>
            </w:tcBorders>
            <w:shd w:val="clear" w:color="auto" w:fill="auto"/>
            <w:tcMar>
              <w:top w:w="120" w:type="dxa"/>
              <w:left w:w="120" w:type="dxa"/>
              <w:bottom w:w="120" w:type="dxa"/>
              <w:right w:w="120" w:type="dxa"/>
            </w:tcMar>
            <w:hideMark/>
          </w:tcPr>
          <w:p w14:paraId="655C86BB" w14:textId="77777777" w:rsidR="00E02677" w:rsidRDefault="00E02677">
            <w:pPr>
              <w:spacing w:after="300"/>
            </w:pPr>
            <w:r>
              <w:t>$ 28.14</w:t>
            </w:r>
          </w:p>
        </w:tc>
      </w:tr>
      <w:tr w:rsidR="00E02677" w14:paraId="24B688B1"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A0F7DD3" w14:textId="77777777" w:rsidR="00E02677" w:rsidRDefault="00E02677">
            <w:pPr>
              <w:spacing w:after="300"/>
            </w:pPr>
          </w:p>
        </w:tc>
        <w:tc>
          <w:tcPr>
            <w:tcW w:w="0" w:type="auto"/>
            <w:tcBorders>
              <w:top w:val="single" w:sz="6" w:space="0" w:color="DDDDDD"/>
            </w:tcBorders>
            <w:shd w:val="clear" w:color="auto" w:fill="F9F9F9"/>
            <w:tcMar>
              <w:top w:w="120" w:type="dxa"/>
              <w:left w:w="120" w:type="dxa"/>
              <w:bottom w:w="120" w:type="dxa"/>
              <w:right w:w="120" w:type="dxa"/>
            </w:tcMar>
            <w:hideMark/>
          </w:tcPr>
          <w:p w14:paraId="6F5AFA4A" w14:textId="77777777" w:rsidR="00E02677" w:rsidRDefault="00E02677">
            <w:pPr>
              <w:spacing w:after="300"/>
              <w:rPr>
                <w:sz w:val="20"/>
                <w:szCs w:val="20"/>
              </w:rPr>
            </w:pPr>
          </w:p>
        </w:tc>
        <w:tc>
          <w:tcPr>
            <w:tcW w:w="0" w:type="auto"/>
            <w:tcBorders>
              <w:top w:val="single" w:sz="6" w:space="0" w:color="DDDDDD"/>
            </w:tcBorders>
            <w:shd w:val="clear" w:color="auto" w:fill="F9F9F9"/>
            <w:tcMar>
              <w:top w:w="120" w:type="dxa"/>
              <w:left w:w="120" w:type="dxa"/>
              <w:bottom w:w="120" w:type="dxa"/>
              <w:right w:w="120" w:type="dxa"/>
            </w:tcMar>
            <w:hideMark/>
          </w:tcPr>
          <w:p w14:paraId="1040E5A4" w14:textId="77777777" w:rsidR="00E02677" w:rsidRDefault="00E02677">
            <w:pPr>
              <w:spacing w:after="300"/>
              <w:rPr>
                <w:b/>
                <w:bCs/>
                <w:sz w:val="24"/>
                <w:szCs w:val="24"/>
              </w:rPr>
            </w:pPr>
            <w:r>
              <w:rPr>
                <w:b/>
                <w:bCs/>
              </w:rPr>
              <w:t>$ 91.13</w:t>
            </w:r>
          </w:p>
        </w:tc>
      </w:tr>
    </w:tbl>
    <w:p w14:paraId="09A6A60D"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Table 6.1: CalFresh by Household Size</w:t>
      </w:r>
    </w:p>
    <w:p w14:paraId="593CF998" w14:textId="6B796039"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commentRangeStart w:id="293"/>
      <w:r>
        <w:rPr>
          <w:rFonts w:ascii="Helvetica" w:hAnsi="Helvetica" w:cs="Helvetica"/>
          <w:color w:val="333333"/>
          <w:sz w:val="21"/>
          <w:szCs w:val="21"/>
        </w:rPr>
        <w:t xml:space="preserve">Looking at the above table, the general pattern seems to be that as household size increases so does the monthly average assistance from CalFresh. </w:t>
      </w:r>
      <w:commentRangeEnd w:id="293"/>
      <w:r w:rsidR="00397F77">
        <w:rPr>
          <w:rStyle w:val="CommentReference"/>
          <w:rFonts w:asciiTheme="minorHAnsi" w:eastAsiaTheme="minorHAnsi" w:hAnsiTheme="minorHAnsi" w:cstheme="minorBidi"/>
        </w:rPr>
        <w:commentReference w:id="293"/>
      </w:r>
      <w:r>
        <w:rPr>
          <w:rFonts w:ascii="Helvetica" w:hAnsi="Helvetica" w:cs="Helvetica"/>
          <w:color w:val="333333"/>
          <w:sz w:val="21"/>
          <w:szCs w:val="21"/>
        </w:rPr>
        <w:t xml:space="preserve">The household average was divided by the household size to find the “per person average” for CalFresh assistance. </w:t>
      </w:r>
      <w:del w:id="294" w:author="Connor Franklin" w:date="2022-05-20T14:29:00Z">
        <w:r w:rsidDel="00397F77">
          <w:rPr>
            <w:rFonts w:ascii="Helvetica" w:hAnsi="Helvetica" w:cs="Helvetica"/>
            <w:color w:val="333333"/>
            <w:sz w:val="21"/>
            <w:szCs w:val="21"/>
          </w:rPr>
          <w:delText>From taking the average of these values, we can see that a person on CalFresh receives an average</w:delText>
        </w:r>
      </w:del>
      <w:ins w:id="295" w:author="Connor Franklin" w:date="2022-05-20T14:29:00Z">
        <w:r w:rsidR="00397F77">
          <w:rPr>
            <w:rFonts w:ascii="Helvetica" w:hAnsi="Helvetica" w:cs="Helvetica"/>
            <w:color w:val="333333"/>
            <w:sz w:val="21"/>
            <w:szCs w:val="21"/>
          </w:rPr>
          <w:t>The overall average per-person</w:t>
        </w:r>
      </w:ins>
      <w:r>
        <w:rPr>
          <w:rFonts w:ascii="Helvetica" w:hAnsi="Helvetica" w:cs="Helvetica"/>
          <w:color w:val="333333"/>
          <w:sz w:val="21"/>
          <w:szCs w:val="21"/>
        </w:rPr>
        <w:t xml:space="preserve"> monthly assistance </w:t>
      </w:r>
      <w:del w:id="296" w:author="Connor Franklin" w:date="2022-05-20T14:29:00Z">
        <w:r w:rsidDel="00397F77">
          <w:rPr>
            <w:rFonts w:ascii="Helvetica" w:hAnsi="Helvetica" w:cs="Helvetica"/>
            <w:color w:val="333333"/>
            <w:sz w:val="21"/>
            <w:szCs w:val="21"/>
          </w:rPr>
          <w:delText xml:space="preserve">of </w:delText>
        </w:r>
      </w:del>
      <w:ins w:id="297" w:author="Connor Franklin" w:date="2022-05-20T14:29:00Z">
        <w:r w:rsidR="00397F77">
          <w:rPr>
            <w:rFonts w:ascii="Helvetica" w:hAnsi="Helvetica" w:cs="Helvetica"/>
            <w:color w:val="333333"/>
            <w:sz w:val="21"/>
            <w:szCs w:val="21"/>
          </w:rPr>
          <w:t xml:space="preserve">is </w:t>
        </w:r>
      </w:ins>
      <w:r>
        <w:rPr>
          <w:rFonts w:ascii="Helvetica" w:hAnsi="Helvetica" w:cs="Helvetica"/>
          <w:color w:val="333333"/>
          <w:sz w:val="21"/>
          <w:szCs w:val="21"/>
        </w:rPr>
        <w:t>$</w:t>
      </w:r>
      <w:del w:id="298" w:author="Connor Franklin" w:date="2022-05-20T14:29:00Z">
        <w:r w:rsidDel="00397F77">
          <w:rPr>
            <w:rFonts w:ascii="Helvetica" w:hAnsi="Helvetica" w:cs="Helvetica"/>
            <w:color w:val="333333"/>
            <w:sz w:val="21"/>
            <w:szCs w:val="21"/>
          </w:rPr>
          <w:delText xml:space="preserve"> </w:delText>
        </w:r>
      </w:del>
      <w:r>
        <w:rPr>
          <w:rFonts w:ascii="Helvetica" w:hAnsi="Helvetica" w:cs="Helvetica"/>
          <w:color w:val="333333"/>
          <w:sz w:val="21"/>
          <w:szCs w:val="21"/>
        </w:rPr>
        <w:t>91.13.</w:t>
      </w:r>
    </w:p>
    <w:p w14:paraId="134010E4"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1BD4B80C"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Is This Enough?</w:t>
      </w:r>
    </w:p>
    <w:p w14:paraId="4AA56732" w14:textId="1F9C8F6E"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commentRangeStart w:id="299"/>
      <w:r>
        <w:rPr>
          <w:rStyle w:val="Emphasis"/>
          <w:rFonts w:ascii="Helvetica" w:hAnsi="Helvetica" w:cs="Helvetica"/>
          <w:color w:val="333333"/>
          <w:sz w:val="21"/>
          <w:szCs w:val="21"/>
        </w:rPr>
        <w:t xml:space="preserve">Note: for the first graph on if the allowance is </w:t>
      </w:r>
      <w:proofErr w:type="gramStart"/>
      <w:r>
        <w:rPr>
          <w:rStyle w:val="Emphasis"/>
          <w:rFonts w:ascii="Helvetica" w:hAnsi="Helvetica" w:cs="Helvetica"/>
          <w:color w:val="333333"/>
          <w:sz w:val="21"/>
          <w:szCs w:val="21"/>
        </w:rPr>
        <w:t>enough</w:t>
      </w:r>
      <w:proofErr w:type="gramEnd"/>
      <w:r>
        <w:rPr>
          <w:rStyle w:val="Emphasis"/>
          <w:rFonts w:ascii="Helvetica" w:hAnsi="Helvetica" w:cs="Helvetica"/>
          <w:color w:val="333333"/>
          <w:sz w:val="21"/>
          <w:szCs w:val="21"/>
        </w:rPr>
        <w:t xml:space="preserve"> we have (n=34, 28% of 123 reporting). And for the second graph on when people run </w:t>
      </w:r>
      <w:proofErr w:type="gramStart"/>
      <w:r>
        <w:rPr>
          <w:rStyle w:val="Emphasis"/>
          <w:rFonts w:ascii="Helvetica" w:hAnsi="Helvetica" w:cs="Helvetica"/>
          <w:color w:val="333333"/>
          <w:sz w:val="21"/>
          <w:szCs w:val="21"/>
        </w:rPr>
        <w:t>out</w:t>
      </w:r>
      <w:proofErr w:type="gramEnd"/>
      <w:r>
        <w:rPr>
          <w:rStyle w:val="Emphasis"/>
          <w:rFonts w:ascii="Helvetica" w:hAnsi="Helvetica" w:cs="Helvetica"/>
          <w:color w:val="333333"/>
          <w:sz w:val="21"/>
          <w:szCs w:val="21"/>
        </w:rPr>
        <w:t xml:space="preserve"> we have (n=25, 20% of 123 reporting</w:t>
      </w:r>
      <w:commentRangeEnd w:id="299"/>
      <w:r w:rsidR="00397F77">
        <w:rPr>
          <w:rStyle w:val="CommentReference"/>
          <w:rFonts w:asciiTheme="minorHAnsi" w:eastAsiaTheme="minorHAnsi" w:hAnsiTheme="minorHAnsi" w:cstheme="minorBidi"/>
        </w:rPr>
        <w:commentReference w:id="299"/>
      </w:r>
      <w:r>
        <w:rPr>
          <w:rStyle w:val="Emphasis"/>
          <w:rFonts w:ascii="Helvetica" w:hAnsi="Helvetica" w:cs="Helvetica"/>
          <w:color w:val="333333"/>
          <w:sz w:val="21"/>
          <w:szCs w:val="21"/>
        </w:rPr>
        <w:t>).</w:t>
      </w:r>
      <w:r>
        <w:rPr>
          <w:rFonts w:ascii="Helvetica" w:hAnsi="Helvetica" w:cs="Helvetica"/>
          <w:noProof/>
          <w:color w:val="333333"/>
          <w:sz w:val="21"/>
          <w:szCs w:val="21"/>
        </w:rPr>
        <w:drawing>
          <wp:inline distT="0" distB="0" distL="0" distR="0" wp14:anchorId="40C4F2C9" wp14:editId="7B05911A">
            <wp:extent cx="5943600" cy="314642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r>
        <w:rPr>
          <w:rFonts w:ascii="Helvetica" w:hAnsi="Helvetica" w:cs="Helvetica"/>
          <w:color w:val="333333"/>
          <w:sz w:val="21"/>
          <w:szCs w:val="21"/>
        </w:rPr>
        <w:t>Figure 6.4: Enough Monthly Allowance and Time of Exhaustion</w:t>
      </w:r>
    </w:p>
    <w:p w14:paraId="4674C3E7"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Of the people who do receive money from CalFresh, 9 of them claim that it is enough money to provide healthy food for a month and 25 of them feel that it is not enough. People who do not feel it is enough money typically run out of CalFresh money in either the second week (10 people) or third week (10 people). A small group also run out within the first week, while an even smaller minority run out in the fourth week.</w:t>
      </w:r>
    </w:p>
    <w:p w14:paraId="088C4D7D"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09855C5A"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CalFresh Benefits</w:t>
      </w:r>
    </w:p>
    <w:p w14:paraId="5C34950D" w14:textId="5070896C"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While you received CalFresh benefits:</w:t>
      </w:r>
      <w:r>
        <w:rPr>
          <w:rFonts w:ascii="Helvetica" w:hAnsi="Helvetica" w:cs="Helvetica"/>
          <w:noProof/>
          <w:color w:val="333333"/>
          <w:sz w:val="21"/>
          <w:szCs w:val="21"/>
        </w:rPr>
        <w:drawing>
          <wp:inline distT="0" distB="0" distL="0" distR="0" wp14:anchorId="5EA2DF2F" wp14:editId="4369E485">
            <wp:extent cx="5943600" cy="5593715"/>
            <wp:effectExtent l="0" t="0" r="0" b="698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r>
        <w:rPr>
          <w:rFonts w:ascii="Helvetica" w:hAnsi="Helvetica" w:cs="Helvetica"/>
          <w:noProof/>
          <w:color w:val="333333"/>
          <w:sz w:val="21"/>
          <w:szCs w:val="21"/>
        </w:rPr>
        <w:drawing>
          <wp:inline distT="0" distB="0" distL="0" distR="0" wp14:anchorId="295909EF" wp14:editId="27A2247A">
            <wp:extent cx="5943600" cy="5593715"/>
            <wp:effectExtent l="0" t="0" r="0" b="698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r>
        <w:rPr>
          <w:rFonts w:ascii="Helvetica" w:hAnsi="Helvetica" w:cs="Helvetica"/>
          <w:color w:val="333333"/>
          <w:sz w:val="21"/>
          <w:szCs w:val="21"/>
        </w:rPr>
        <w:t>Figure 6.5: Perceived Benefits of CalFresh</w:t>
      </w:r>
    </w:p>
    <w:p w14:paraId="684701F1"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07225BD0"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CalFresh Barriers</w:t>
      </w:r>
    </w:p>
    <w:p w14:paraId="4C28E532" w14:textId="77777777" w:rsidR="00E02677" w:rsidRDefault="00E02677" w:rsidP="00E02677">
      <w:pPr>
        <w:shd w:val="clear" w:color="auto" w:fill="FFFFFF"/>
        <w:rPr>
          <w:rFonts w:ascii="Helvetica" w:hAnsi="Helvetica" w:cs="Helvetica"/>
          <w:color w:val="333333"/>
          <w:sz w:val="21"/>
          <w:szCs w:val="21"/>
        </w:rPr>
      </w:pPr>
      <w:r>
        <w:rPr>
          <w:rStyle w:val="Strong"/>
          <w:rFonts w:ascii="Helvetica" w:hAnsi="Helvetica" w:cs="Helvetica"/>
          <w:color w:val="333333"/>
          <w:sz w:val="21"/>
          <w:szCs w:val="21"/>
        </w:rPr>
        <w:t xml:space="preserve">What are the reasons you do not have CalFresh or have never used CalFresh? (Select all that </w:t>
      </w:r>
      <w:commentRangeStart w:id="300"/>
      <w:commentRangeStart w:id="301"/>
      <w:r>
        <w:rPr>
          <w:rStyle w:val="Strong"/>
          <w:rFonts w:ascii="Helvetica" w:hAnsi="Helvetica" w:cs="Helvetica"/>
          <w:color w:val="333333"/>
          <w:sz w:val="21"/>
          <w:szCs w:val="21"/>
        </w:rPr>
        <w:t>apply</w:t>
      </w:r>
      <w:commentRangeEnd w:id="300"/>
      <w:r w:rsidR="00397F77">
        <w:rPr>
          <w:rStyle w:val="CommentReference"/>
        </w:rPr>
        <w:commentReference w:id="300"/>
      </w:r>
      <w:commentRangeEnd w:id="301"/>
      <w:r w:rsidR="000B62F0">
        <w:rPr>
          <w:rStyle w:val="CommentReference"/>
        </w:rPr>
        <w:commentReference w:id="301"/>
      </w:r>
      <w:r>
        <w:rPr>
          <w:rStyle w:val="Strong"/>
          <w:rFonts w:ascii="Helvetica" w:hAnsi="Helvetica" w:cs="Helvetica"/>
          <w:color w:val="333333"/>
          <w:sz w:val="21"/>
          <w:szCs w:val="21"/>
        </w:rPr>
        <w:t>).</w:t>
      </w:r>
    </w:p>
    <w:tbl>
      <w:tblPr>
        <w:tblW w:w="12450" w:type="dxa"/>
        <w:tblCellMar>
          <w:top w:w="15" w:type="dxa"/>
          <w:left w:w="15" w:type="dxa"/>
          <w:bottom w:w="15" w:type="dxa"/>
          <w:right w:w="15" w:type="dxa"/>
        </w:tblCellMar>
        <w:tblLook w:val="04A0" w:firstRow="1" w:lastRow="0" w:firstColumn="1" w:lastColumn="0" w:noHBand="0" w:noVBand="1"/>
      </w:tblPr>
      <w:tblGrid>
        <w:gridCol w:w="11228"/>
        <w:gridCol w:w="1222"/>
      </w:tblGrid>
      <w:tr w:rsidR="00E02677" w14:paraId="7202B9DE"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7ED9690" w14:textId="77777777" w:rsidR="00E02677" w:rsidRDefault="00E02677">
            <w:pPr>
              <w:spacing w:after="300"/>
              <w:rPr>
                <w:rFonts w:ascii="Times New Roman" w:hAnsi="Times New Roman" w:cs="Times New Roman"/>
                <w:b/>
                <w:bCs/>
                <w:sz w:val="24"/>
                <w:szCs w:val="24"/>
              </w:rPr>
            </w:pPr>
            <w:r>
              <w:rPr>
                <w:b/>
                <w:bC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B605A0" w14:textId="77777777" w:rsidR="00E02677" w:rsidRDefault="00E02677">
            <w:pPr>
              <w:spacing w:after="300"/>
              <w:rPr>
                <w:b/>
                <w:bCs/>
              </w:rPr>
            </w:pPr>
            <w:r>
              <w:rPr>
                <w:b/>
                <w:bCs/>
              </w:rPr>
              <w:t>Yes (%)</w:t>
            </w:r>
          </w:p>
        </w:tc>
      </w:tr>
      <w:tr w:rsidR="00E02677" w14:paraId="44DEB4F1"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DA16551" w14:textId="77777777" w:rsidR="00E02677" w:rsidRDefault="00E02677">
            <w:pPr>
              <w:spacing w:after="300"/>
            </w:pPr>
            <w:r>
              <w:t>I do not think I’m eligible</w:t>
            </w:r>
          </w:p>
        </w:tc>
        <w:tc>
          <w:tcPr>
            <w:tcW w:w="0" w:type="auto"/>
            <w:tcBorders>
              <w:top w:val="single" w:sz="6" w:space="0" w:color="DDDDDD"/>
            </w:tcBorders>
            <w:shd w:val="clear" w:color="auto" w:fill="F9F9F9"/>
            <w:tcMar>
              <w:top w:w="120" w:type="dxa"/>
              <w:left w:w="120" w:type="dxa"/>
              <w:bottom w:w="120" w:type="dxa"/>
              <w:right w:w="120" w:type="dxa"/>
            </w:tcMar>
            <w:hideMark/>
          </w:tcPr>
          <w:p w14:paraId="63B8D560" w14:textId="77777777" w:rsidR="00E02677" w:rsidRDefault="00E02677">
            <w:pPr>
              <w:spacing w:after="300"/>
            </w:pPr>
            <w:r>
              <w:t>17 (27.0%)</w:t>
            </w:r>
          </w:p>
        </w:tc>
      </w:tr>
      <w:tr w:rsidR="00E02677" w14:paraId="29FB6709"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2ED05F10" w14:textId="77777777" w:rsidR="00E02677" w:rsidRDefault="00E02677">
            <w:pPr>
              <w:spacing w:after="300"/>
            </w:pPr>
            <w:r>
              <w:t>I feel other students need CalFresh more than I do.</w:t>
            </w:r>
          </w:p>
        </w:tc>
        <w:tc>
          <w:tcPr>
            <w:tcW w:w="0" w:type="auto"/>
            <w:tcBorders>
              <w:top w:val="single" w:sz="6" w:space="0" w:color="DDDDDD"/>
            </w:tcBorders>
            <w:shd w:val="clear" w:color="auto" w:fill="auto"/>
            <w:tcMar>
              <w:top w:w="120" w:type="dxa"/>
              <w:left w:w="120" w:type="dxa"/>
              <w:bottom w:w="120" w:type="dxa"/>
              <w:right w:w="120" w:type="dxa"/>
            </w:tcMar>
            <w:hideMark/>
          </w:tcPr>
          <w:p w14:paraId="0ADBB6AB" w14:textId="77777777" w:rsidR="00E02677" w:rsidRDefault="00E02677">
            <w:pPr>
              <w:spacing w:after="300"/>
            </w:pPr>
            <w:r>
              <w:t>16 (25.4%)</w:t>
            </w:r>
          </w:p>
        </w:tc>
      </w:tr>
      <w:tr w:rsidR="00E02677" w14:paraId="14E8CF00"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2CAC7E7E" w14:textId="77777777" w:rsidR="00E02677" w:rsidRDefault="00E02677">
            <w:pPr>
              <w:spacing w:after="300"/>
            </w:pPr>
            <w:r>
              <w:t>I don’t need CalFresh.</w:t>
            </w:r>
          </w:p>
        </w:tc>
        <w:tc>
          <w:tcPr>
            <w:tcW w:w="0" w:type="auto"/>
            <w:tcBorders>
              <w:top w:val="single" w:sz="6" w:space="0" w:color="DDDDDD"/>
            </w:tcBorders>
            <w:shd w:val="clear" w:color="auto" w:fill="F9F9F9"/>
            <w:tcMar>
              <w:top w:w="120" w:type="dxa"/>
              <w:left w:w="120" w:type="dxa"/>
              <w:bottom w:w="120" w:type="dxa"/>
              <w:right w:w="120" w:type="dxa"/>
            </w:tcMar>
            <w:hideMark/>
          </w:tcPr>
          <w:p w14:paraId="707D606B" w14:textId="77777777" w:rsidR="00E02677" w:rsidRDefault="00E02677">
            <w:pPr>
              <w:spacing w:after="300"/>
            </w:pPr>
            <w:r>
              <w:t>10 (15.9%)</w:t>
            </w:r>
          </w:p>
        </w:tc>
      </w:tr>
      <w:tr w:rsidR="00E02677" w14:paraId="2603044D"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4259FCA8" w14:textId="77777777" w:rsidR="00E02677" w:rsidRDefault="00E02677">
            <w:pPr>
              <w:spacing w:after="300"/>
            </w:pPr>
            <w:r>
              <w:t>The application is too difficult.</w:t>
            </w:r>
          </w:p>
        </w:tc>
        <w:tc>
          <w:tcPr>
            <w:tcW w:w="0" w:type="auto"/>
            <w:tcBorders>
              <w:top w:val="single" w:sz="6" w:space="0" w:color="DDDDDD"/>
            </w:tcBorders>
            <w:shd w:val="clear" w:color="auto" w:fill="auto"/>
            <w:tcMar>
              <w:top w:w="120" w:type="dxa"/>
              <w:left w:w="120" w:type="dxa"/>
              <w:bottom w:w="120" w:type="dxa"/>
              <w:right w:w="120" w:type="dxa"/>
            </w:tcMar>
            <w:hideMark/>
          </w:tcPr>
          <w:p w14:paraId="113E81B7" w14:textId="77777777" w:rsidR="00E02677" w:rsidRDefault="00E02677">
            <w:pPr>
              <w:spacing w:after="300"/>
            </w:pPr>
            <w:r>
              <w:t>8 (12.7%)</w:t>
            </w:r>
          </w:p>
        </w:tc>
      </w:tr>
      <w:tr w:rsidR="00E02677" w14:paraId="27014842"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CC8C800" w14:textId="77777777" w:rsidR="00E02677" w:rsidRDefault="00E02677">
            <w:pPr>
              <w:spacing w:after="300"/>
            </w:pPr>
            <w:r>
              <w:t>Other</w:t>
            </w:r>
          </w:p>
        </w:tc>
        <w:tc>
          <w:tcPr>
            <w:tcW w:w="0" w:type="auto"/>
            <w:tcBorders>
              <w:top w:val="single" w:sz="6" w:space="0" w:color="DDDDDD"/>
            </w:tcBorders>
            <w:shd w:val="clear" w:color="auto" w:fill="F9F9F9"/>
            <w:tcMar>
              <w:top w:w="120" w:type="dxa"/>
              <w:left w:w="120" w:type="dxa"/>
              <w:bottom w:w="120" w:type="dxa"/>
              <w:right w:w="120" w:type="dxa"/>
            </w:tcMar>
            <w:hideMark/>
          </w:tcPr>
          <w:p w14:paraId="1DAD9386" w14:textId="77777777" w:rsidR="00E02677" w:rsidRDefault="00E02677">
            <w:pPr>
              <w:spacing w:after="300"/>
            </w:pPr>
            <w:r>
              <w:t>7 (11.1%)</w:t>
            </w:r>
          </w:p>
        </w:tc>
      </w:tr>
      <w:tr w:rsidR="00E02677" w14:paraId="14DF5B50"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773DD7E0" w14:textId="77777777" w:rsidR="00E02677" w:rsidRDefault="00E02677">
            <w:pPr>
              <w:spacing w:after="300"/>
            </w:pPr>
            <w:r>
              <w:t>No time to complete the application/ application is too long.</w:t>
            </w:r>
          </w:p>
        </w:tc>
        <w:tc>
          <w:tcPr>
            <w:tcW w:w="0" w:type="auto"/>
            <w:tcBorders>
              <w:top w:val="single" w:sz="6" w:space="0" w:color="DDDDDD"/>
            </w:tcBorders>
            <w:shd w:val="clear" w:color="auto" w:fill="auto"/>
            <w:tcMar>
              <w:top w:w="120" w:type="dxa"/>
              <w:left w:w="120" w:type="dxa"/>
              <w:bottom w:w="120" w:type="dxa"/>
              <w:right w:w="120" w:type="dxa"/>
            </w:tcMar>
            <w:hideMark/>
          </w:tcPr>
          <w:p w14:paraId="1A8FACA8" w14:textId="77777777" w:rsidR="00E02677" w:rsidRDefault="00E02677">
            <w:pPr>
              <w:spacing w:after="300"/>
            </w:pPr>
            <w:r>
              <w:t>6 (9.5%)</w:t>
            </w:r>
          </w:p>
        </w:tc>
      </w:tr>
      <w:tr w:rsidR="00E02677" w14:paraId="613096E5"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7BEBAF7" w14:textId="77777777" w:rsidR="00E02677" w:rsidRDefault="00E02677">
            <w:pPr>
              <w:spacing w:after="300"/>
            </w:pPr>
            <w:r>
              <w:t>No time to get verification documents or don’t know how to get verification document.</w:t>
            </w:r>
          </w:p>
        </w:tc>
        <w:tc>
          <w:tcPr>
            <w:tcW w:w="0" w:type="auto"/>
            <w:tcBorders>
              <w:top w:val="single" w:sz="6" w:space="0" w:color="DDDDDD"/>
            </w:tcBorders>
            <w:shd w:val="clear" w:color="auto" w:fill="F9F9F9"/>
            <w:tcMar>
              <w:top w:w="120" w:type="dxa"/>
              <w:left w:w="120" w:type="dxa"/>
              <w:bottom w:w="120" w:type="dxa"/>
              <w:right w:w="120" w:type="dxa"/>
            </w:tcMar>
            <w:hideMark/>
          </w:tcPr>
          <w:p w14:paraId="4B178AB1" w14:textId="77777777" w:rsidR="00E02677" w:rsidRDefault="00E02677">
            <w:pPr>
              <w:spacing w:after="300"/>
            </w:pPr>
            <w:r>
              <w:t>6 (9.5%)</w:t>
            </w:r>
          </w:p>
        </w:tc>
      </w:tr>
      <w:tr w:rsidR="00E02677" w14:paraId="270AAE79"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2019ACEE" w14:textId="77777777" w:rsidR="00E02677" w:rsidRDefault="00E02677">
            <w:pPr>
              <w:spacing w:after="300"/>
            </w:pPr>
            <w:r>
              <w:t>My family or household does not want to apply for CalFresh.</w:t>
            </w:r>
          </w:p>
        </w:tc>
        <w:tc>
          <w:tcPr>
            <w:tcW w:w="0" w:type="auto"/>
            <w:tcBorders>
              <w:top w:val="single" w:sz="6" w:space="0" w:color="DDDDDD"/>
            </w:tcBorders>
            <w:shd w:val="clear" w:color="auto" w:fill="auto"/>
            <w:tcMar>
              <w:top w:w="120" w:type="dxa"/>
              <w:left w:w="120" w:type="dxa"/>
              <w:bottom w:w="120" w:type="dxa"/>
              <w:right w:w="120" w:type="dxa"/>
            </w:tcMar>
            <w:hideMark/>
          </w:tcPr>
          <w:p w14:paraId="140BE2DB" w14:textId="77777777" w:rsidR="00E02677" w:rsidRDefault="00E02677">
            <w:pPr>
              <w:spacing w:after="300"/>
            </w:pPr>
            <w:r>
              <w:t>5 (7.9%)</w:t>
            </w:r>
          </w:p>
        </w:tc>
      </w:tr>
      <w:tr w:rsidR="00E02677" w14:paraId="0D74E88D"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FD4134C" w14:textId="77777777" w:rsidR="00E02677" w:rsidRDefault="00E02677">
            <w:pPr>
              <w:spacing w:after="300"/>
            </w:pPr>
            <w:r>
              <w:t>I am embarrassed or ashamed to apply for CalFresh.</w:t>
            </w:r>
          </w:p>
        </w:tc>
        <w:tc>
          <w:tcPr>
            <w:tcW w:w="0" w:type="auto"/>
            <w:tcBorders>
              <w:top w:val="single" w:sz="6" w:space="0" w:color="DDDDDD"/>
            </w:tcBorders>
            <w:shd w:val="clear" w:color="auto" w:fill="F9F9F9"/>
            <w:tcMar>
              <w:top w:w="120" w:type="dxa"/>
              <w:left w:w="120" w:type="dxa"/>
              <w:bottom w:w="120" w:type="dxa"/>
              <w:right w:w="120" w:type="dxa"/>
            </w:tcMar>
            <w:hideMark/>
          </w:tcPr>
          <w:p w14:paraId="65F5456A" w14:textId="77777777" w:rsidR="00E02677" w:rsidRDefault="00E02677">
            <w:pPr>
              <w:spacing w:after="300"/>
            </w:pPr>
            <w:r>
              <w:t>4 (6.3%)</w:t>
            </w:r>
          </w:p>
        </w:tc>
      </w:tr>
      <w:tr w:rsidR="00E02677" w14:paraId="73737FF1"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90A120F" w14:textId="77777777" w:rsidR="00E02677" w:rsidRDefault="00E02677">
            <w:pPr>
              <w:spacing w:after="300"/>
            </w:pPr>
            <w:r>
              <w:t>No time to call or go to the local social service office for my CalFresh interview.</w:t>
            </w:r>
          </w:p>
        </w:tc>
        <w:tc>
          <w:tcPr>
            <w:tcW w:w="0" w:type="auto"/>
            <w:tcBorders>
              <w:top w:val="single" w:sz="6" w:space="0" w:color="DDDDDD"/>
            </w:tcBorders>
            <w:shd w:val="clear" w:color="auto" w:fill="auto"/>
            <w:tcMar>
              <w:top w:w="120" w:type="dxa"/>
              <w:left w:w="120" w:type="dxa"/>
              <w:bottom w:w="120" w:type="dxa"/>
              <w:right w:w="120" w:type="dxa"/>
            </w:tcMar>
            <w:hideMark/>
          </w:tcPr>
          <w:p w14:paraId="7263A310" w14:textId="77777777" w:rsidR="00E02677" w:rsidRDefault="00E02677">
            <w:pPr>
              <w:spacing w:after="300"/>
            </w:pPr>
            <w:r>
              <w:t>2 (3.2%)</w:t>
            </w:r>
          </w:p>
        </w:tc>
      </w:tr>
      <w:tr w:rsidR="00E02677" w14:paraId="730627C3"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31002661" w14:textId="77777777" w:rsidR="00E02677" w:rsidRDefault="00E02677">
            <w:pPr>
              <w:spacing w:after="300"/>
            </w:pPr>
            <w:r>
              <w:t>No transportation</w:t>
            </w:r>
          </w:p>
        </w:tc>
        <w:tc>
          <w:tcPr>
            <w:tcW w:w="0" w:type="auto"/>
            <w:tcBorders>
              <w:top w:val="single" w:sz="6" w:space="0" w:color="DDDDDD"/>
            </w:tcBorders>
            <w:shd w:val="clear" w:color="auto" w:fill="F9F9F9"/>
            <w:tcMar>
              <w:top w:w="120" w:type="dxa"/>
              <w:left w:w="120" w:type="dxa"/>
              <w:bottom w:w="120" w:type="dxa"/>
              <w:right w:w="120" w:type="dxa"/>
            </w:tcMar>
            <w:hideMark/>
          </w:tcPr>
          <w:p w14:paraId="6DCD2B61" w14:textId="77777777" w:rsidR="00E02677" w:rsidRDefault="00E02677">
            <w:pPr>
              <w:spacing w:after="300"/>
            </w:pPr>
            <w:r>
              <w:t>2 (3.2%)</w:t>
            </w:r>
          </w:p>
        </w:tc>
      </w:tr>
      <w:tr w:rsidR="00E02677" w14:paraId="44E82FA2"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4E306A09" w14:textId="77777777" w:rsidR="00E02677" w:rsidRDefault="00E02677">
            <w:pPr>
              <w:spacing w:after="300"/>
            </w:pPr>
            <w:r>
              <w:t>The staff in my local county social service office were not helpful or supportive during my application process.</w:t>
            </w:r>
          </w:p>
        </w:tc>
        <w:tc>
          <w:tcPr>
            <w:tcW w:w="0" w:type="auto"/>
            <w:tcBorders>
              <w:top w:val="single" w:sz="6" w:space="0" w:color="DDDDDD"/>
            </w:tcBorders>
            <w:shd w:val="clear" w:color="auto" w:fill="auto"/>
            <w:tcMar>
              <w:top w:w="120" w:type="dxa"/>
              <w:left w:w="120" w:type="dxa"/>
              <w:bottom w:w="120" w:type="dxa"/>
              <w:right w:w="120" w:type="dxa"/>
            </w:tcMar>
            <w:hideMark/>
          </w:tcPr>
          <w:p w14:paraId="3260C166" w14:textId="77777777" w:rsidR="00E02677" w:rsidRDefault="00E02677">
            <w:pPr>
              <w:spacing w:after="300"/>
            </w:pPr>
            <w:r>
              <w:t>2 (3.2%)</w:t>
            </w:r>
          </w:p>
        </w:tc>
      </w:tr>
      <w:tr w:rsidR="00E02677" w14:paraId="3AB06713"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1A7841EE" w14:textId="77777777" w:rsidR="00E02677" w:rsidRDefault="00E02677">
            <w:pPr>
              <w:spacing w:after="300"/>
            </w:pPr>
            <w:r>
              <w:t>I have heard from other students that it’s not worth my time because I won’t be eligible or I won’t receive much money.</w:t>
            </w:r>
          </w:p>
        </w:tc>
        <w:tc>
          <w:tcPr>
            <w:tcW w:w="0" w:type="auto"/>
            <w:tcBorders>
              <w:top w:val="single" w:sz="6" w:space="0" w:color="DDDDDD"/>
            </w:tcBorders>
            <w:shd w:val="clear" w:color="auto" w:fill="F9F9F9"/>
            <w:tcMar>
              <w:top w:w="120" w:type="dxa"/>
              <w:left w:w="120" w:type="dxa"/>
              <w:bottom w:w="120" w:type="dxa"/>
              <w:right w:w="120" w:type="dxa"/>
            </w:tcMar>
            <w:hideMark/>
          </w:tcPr>
          <w:p w14:paraId="12860667" w14:textId="77777777" w:rsidR="00E02677" w:rsidRDefault="00E02677">
            <w:pPr>
              <w:spacing w:after="300"/>
            </w:pPr>
            <w:r>
              <w:t>1 (1.6%)</w:t>
            </w:r>
          </w:p>
        </w:tc>
      </w:tr>
      <w:tr w:rsidR="00E02677" w14:paraId="73CD7417"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1C6F0C96" w14:textId="77777777" w:rsidR="00E02677" w:rsidRDefault="00E02677">
            <w:pPr>
              <w:spacing w:after="300"/>
            </w:pPr>
            <w:r>
              <w:t>The CalFresh outreach team on campus was not helpful or supportive during my application process.</w:t>
            </w:r>
          </w:p>
        </w:tc>
        <w:tc>
          <w:tcPr>
            <w:tcW w:w="0" w:type="auto"/>
            <w:tcBorders>
              <w:top w:val="single" w:sz="6" w:space="0" w:color="DDDDDD"/>
            </w:tcBorders>
            <w:shd w:val="clear" w:color="auto" w:fill="auto"/>
            <w:tcMar>
              <w:top w:w="120" w:type="dxa"/>
              <w:left w:w="120" w:type="dxa"/>
              <w:bottom w:w="120" w:type="dxa"/>
              <w:right w:w="120" w:type="dxa"/>
            </w:tcMar>
            <w:hideMark/>
          </w:tcPr>
          <w:p w14:paraId="6B42914F" w14:textId="77777777" w:rsidR="00E02677" w:rsidRDefault="00E02677">
            <w:pPr>
              <w:spacing w:after="300"/>
            </w:pPr>
            <w:r>
              <w:t>1 (1.6%)</w:t>
            </w:r>
          </w:p>
        </w:tc>
      </w:tr>
      <w:tr w:rsidR="00E02677" w14:paraId="7BBF0C32"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2BEB81E1" w14:textId="77777777" w:rsidR="00E02677" w:rsidRDefault="00E02677">
            <w:pPr>
              <w:spacing w:after="300"/>
            </w:pPr>
            <w:r>
              <w:t>I don’t believe in social services like CalFresh, WIC, or Welfare</w:t>
            </w:r>
          </w:p>
        </w:tc>
        <w:tc>
          <w:tcPr>
            <w:tcW w:w="0" w:type="auto"/>
            <w:tcBorders>
              <w:top w:val="single" w:sz="6" w:space="0" w:color="DDDDDD"/>
            </w:tcBorders>
            <w:shd w:val="clear" w:color="auto" w:fill="F9F9F9"/>
            <w:tcMar>
              <w:top w:w="120" w:type="dxa"/>
              <w:left w:w="120" w:type="dxa"/>
              <w:bottom w:w="120" w:type="dxa"/>
              <w:right w:w="120" w:type="dxa"/>
            </w:tcMar>
            <w:hideMark/>
          </w:tcPr>
          <w:p w14:paraId="04E26165" w14:textId="77777777" w:rsidR="00E02677" w:rsidRDefault="00E02677">
            <w:pPr>
              <w:spacing w:after="300"/>
            </w:pPr>
            <w:r>
              <w:t>0 (0.0%)</w:t>
            </w:r>
          </w:p>
        </w:tc>
      </w:tr>
    </w:tbl>
    <w:p w14:paraId="6B43D651"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2481E0E1"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Campus Food Pantry</w:t>
      </w:r>
    </w:p>
    <w:p w14:paraId="259CF088" w14:textId="0929D790"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For the following questions, please choose how much you agree or disagree with the impact campus food pantries has or had on your life. While I utilized campus food pantry/pantries:</w:t>
      </w:r>
      <w:r>
        <w:rPr>
          <w:rFonts w:ascii="Helvetica" w:hAnsi="Helvetica" w:cs="Helvetica"/>
          <w:noProof/>
          <w:color w:val="333333"/>
          <w:sz w:val="21"/>
          <w:szCs w:val="21"/>
        </w:rPr>
        <w:drawing>
          <wp:inline distT="0" distB="0" distL="0" distR="0" wp14:anchorId="57DED2F7" wp14:editId="1941B783">
            <wp:extent cx="5943600" cy="5593715"/>
            <wp:effectExtent l="0" t="0" r="0" b="6985"/>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r>
        <w:rPr>
          <w:rFonts w:ascii="Helvetica" w:hAnsi="Helvetica" w:cs="Helvetica"/>
          <w:noProof/>
          <w:color w:val="333333"/>
          <w:sz w:val="21"/>
          <w:szCs w:val="21"/>
        </w:rPr>
        <w:drawing>
          <wp:inline distT="0" distB="0" distL="0" distR="0" wp14:anchorId="1A502FF7" wp14:editId="5098FC67">
            <wp:extent cx="5943600" cy="5593715"/>
            <wp:effectExtent l="0" t="0" r="0" b="698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r>
        <w:rPr>
          <w:rFonts w:ascii="Helvetica" w:hAnsi="Helvetica" w:cs="Helvetica"/>
          <w:color w:val="333333"/>
          <w:sz w:val="21"/>
          <w:szCs w:val="21"/>
        </w:rPr>
        <w:t>Figure 6.6: Perceived Impact of Campus Food Pantry</w:t>
      </w:r>
    </w:p>
    <w:p w14:paraId="10C44E40"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55FAB39B"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Food Pantry Use</w:t>
      </w:r>
    </w:p>
    <w:p w14:paraId="0DC930A8" w14:textId="430EF602"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How often do you normally use the food pantry or if you are not currently using it, how often did you use it? (n=30, 24% of 123 reporting).</w:t>
      </w:r>
      <w:r>
        <w:rPr>
          <w:rFonts w:ascii="Helvetica" w:hAnsi="Helvetica" w:cs="Helvetica"/>
          <w:noProof/>
          <w:color w:val="333333"/>
          <w:sz w:val="21"/>
          <w:szCs w:val="21"/>
        </w:rPr>
        <w:drawing>
          <wp:inline distT="0" distB="0" distL="0" distR="0" wp14:anchorId="114CCF3B" wp14:editId="19CC0600">
            <wp:extent cx="5486400" cy="32004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r>
        <w:rPr>
          <w:rFonts w:ascii="Helvetica" w:hAnsi="Helvetica" w:cs="Helvetica"/>
          <w:color w:val="333333"/>
          <w:sz w:val="21"/>
          <w:szCs w:val="21"/>
        </w:rPr>
        <w:t>Figure 6.7: Food Pantry Use Frequency</w:t>
      </w:r>
    </w:p>
    <w:p w14:paraId="7A5C4D5B" w14:textId="2CB00550" w:rsidR="00E02677" w:rsidRDefault="005C2F46" w:rsidP="00E02677">
      <w:pPr>
        <w:pStyle w:val="NormalWeb"/>
        <w:shd w:val="clear" w:color="auto" w:fill="FFFFFF"/>
        <w:spacing w:before="0" w:beforeAutospacing="0" w:after="150" w:afterAutospacing="0"/>
        <w:rPr>
          <w:rFonts w:ascii="Helvetica" w:hAnsi="Helvetica" w:cs="Helvetica"/>
          <w:color w:val="333333"/>
          <w:sz w:val="21"/>
          <w:szCs w:val="21"/>
        </w:rPr>
      </w:pPr>
      <w:ins w:id="302" w:author="Connor Franklin" w:date="2022-05-20T14:44:00Z">
        <w:r>
          <w:rPr>
            <w:rFonts w:ascii="Helvetica" w:hAnsi="Helvetica" w:cs="Helvetica"/>
            <w:color w:val="333333"/>
            <w:sz w:val="21"/>
            <w:szCs w:val="21"/>
          </w:rPr>
          <w:t>T</w:t>
        </w:r>
      </w:ins>
      <w:del w:id="303" w:author="Connor Franklin" w:date="2022-05-20T14:44:00Z">
        <w:r w:rsidR="00E02677" w:rsidDel="005C2F46">
          <w:rPr>
            <w:rFonts w:ascii="Helvetica" w:hAnsi="Helvetica" w:cs="Helvetica"/>
            <w:color w:val="333333"/>
            <w:sz w:val="21"/>
            <w:szCs w:val="21"/>
          </w:rPr>
          <w:delText>When people use the food pantry, t</w:delText>
        </w:r>
      </w:del>
      <w:r w:rsidR="00E02677">
        <w:rPr>
          <w:rFonts w:ascii="Helvetica" w:hAnsi="Helvetica" w:cs="Helvetica"/>
          <w:color w:val="333333"/>
          <w:sz w:val="21"/>
          <w:szCs w:val="21"/>
        </w:rPr>
        <w:t xml:space="preserve">he majority </w:t>
      </w:r>
      <w:ins w:id="304" w:author="Connor Franklin" w:date="2022-05-20T14:44:00Z">
        <w:r>
          <w:rPr>
            <w:rFonts w:ascii="Helvetica" w:hAnsi="Helvetica" w:cs="Helvetica"/>
            <w:color w:val="333333"/>
            <w:sz w:val="21"/>
            <w:szCs w:val="21"/>
          </w:rPr>
          <w:t xml:space="preserve">of respondents </w:t>
        </w:r>
      </w:ins>
      <w:r w:rsidR="00E02677">
        <w:rPr>
          <w:rFonts w:ascii="Helvetica" w:hAnsi="Helvetica" w:cs="Helvetica"/>
          <w:color w:val="333333"/>
          <w:sz w:val="21"/>
          <w:szCs w:val="21"/>
        </w:rPr>
        <w:t xml:space="preserve">do not use </w:t>
      </w:r>
      <w:del w:id="305" w:author="Connor Franklin" w:date="2022-05-20T14:44:00Z">
        <w:r w:rsidR="00E02677" w:rsidDel="005C2F46">
          <w:rPr>
            <w:rFonts w:ascii="Helvetica" w:hAnsi="Helvetica" w:cs="Helvetica"/>
            <w:color w:val="333333"/>
            <w:sz w:val="21"/>
            <w:szCs w:val="21"/>
          </w:rPr>
          <w:delText xml:space="preserve">it </w:delText>
        </w:r>
      </w:del>
      <w:ins w:id="306" w:author="Connor Franklin" w:date="2022-05-20T14:44:00Z">
        <w:r>
          <w:rPr>
            <w:rFonts w:ascii="Helvetica" w:hAnsi="Helvetica" w:cs="Helvetica"/>
            <w:color w:val="333333"/>
            <w:sz w:val="21"/>
            <w:szCs w:val="21"/>
          </w:rPr>
          <w:t xml:space="preserve">the food pantry </w:t>
        </w:r>
      </w:ins>
      <w:r w:rsidR="00E02677">
        <w:rPr>
          <w:rFonts w:ascii="Helvetica" w:hAnsi="Helvetica" w:cs="Helvetica"/>
          <w:color w:val="333333"/>
          <w:sz w:val="21"/>
          <w:szCs w:val="21"/>
        </w:rPr>
        <w:t xml:space="preserve">every week (16 people). 10 people claim to use it about once a week, </w:t>
      </w:r>
      <w:commentRangeStart w:id="307"/>
      <w:r w:rsidR="00E02677">
        <w:rPr>
          <w:rFonts w:ascii="Helvetica" w:hAnsi="Helvetica" w:cs="Helvetica"/>
          <w:color w:val="333333"/>
          <w:sz w:val="21"/>
          <w:szCs w:val="21"/>
        </w:rPr>
        <w:t xml:space="preserve">0 people use it more than once a week, </w:t>
      </w:r>
      <w:commentRangeEnd w:id="307"/>
      <w:r>
        <w:rPr>
          <w:rStyle w:val="CommentReference"/>
          <w:rFonts w:asciiTheme="minorHAnsi" w:eastAsiaTheme="minorHAnsi" w:hAnsiTheme="minorHAnsi" w:cstheme="minorBidi"/>
        </w:rPr>
        <w:commentReference w:id="307"/>
      </w:r>
      <w:r w:rsidR="00E02677">
        <w:rPr>
          <w:rFonts w:ascii="Helvetica" w:hAnsi="Helvetica" w:cs="Helvetica"/>
          <w:color w:val="333333"/>
          <w:sz w:val="21"/>
          <w:szCs w:val="21"/>
        </w:rPr>
        <w:t xml:space="preserve">and 4 people claim other </w:t>
      </w:r>
      <w:del w:id="308" w:author="Connor Franklin" w:date="2022-05-20T14:45:00Z">
        <w:r w:rsidR="00E02677" w:rsidDel="005C2F46">
          <w:rPr>
            <w:rFonts w:ascii="Helvetica" w:hAnsi="Helvetica" w:cs="Helvetica"/>
            <w:color w:val="333333"/>
            <w:sz w:val="21"/>
            <w:szCs w:val="21"/>
          </w:rPr>
          <w:delText>uses</w:delText>
        </w:r>
      </w:del>
      <w:ins w:id="309" w:author="Connor Franklin" w:date="2022-05-20T14:45:00Z">
        <w:r>
          <w:rPr>
            <w:rFonts w:ascii="Helvetica" w:hAnsi="Helvetica" w:cs="Helvetica"/>
            <w:color w:val="333333"/>
            <w:sz w:val="21"/>
            <w:szCs w:val="21"/>
          </w:rPr>
          <w:t>use frequencies</w:t>
        </w:r>
      </w:ins>
      <w:r w:rsidR="00E02677">
        <w:rPr>
          <w:rFonts w:ascii="Helvetica" w:hAnsi="Helvetica" w:cs="Helvetica"/>
          <w:color w:val="333333"/>
          <w:sz w:val="21"/>
          <w:szCs w:val="21"/>
        </w:rPr>
        <w:t>.</w:t>
      </w:r>
    </w:p>
    <w:p w14:paraId="4210A255"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13305D8A"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Reasons Not Using Food Pantries</w:t>
      </w:r>
    </w:p>
    <w:p w14:paraId="418135A0" w14:textId="77777777" w:rsidR="00E02677" w:rsidRDefault="00E02677" w:rsidP="00E02677">
      <w:pPr>
        <w:shd w:val="clear" w:color="auto" w:fill="FFFFFF"/>
        <w:rPr>
          <w:rFonts w:ascii="Helvetica" w:hAnsi="Helvetica" w:cs="Helvetica"/>
          <w:color w:val="333333"/>
          <w:sz w:val="21"/>
          <w:szCs w:val="21"/>
        </w:rPr>
      </w:pPr>
      <w:r>
        <w:rPr>
          <w:rStyle w:val="Strong"/>
          <w:rFonts w:ascii="Helvetica" w:hAnsi="Helvetica" w:cs="Helvetica"/>
          <w:color w:val="333333"/>
          <w:sz w:val="21"/>
          <w:szCs w:val="21"/>
        </w:rPr>
        <w:t xml:space="preserve">What are the reasons for you to not go to campus food pantries? (Select all that </w:t>
      </w:r>
      <w:commentRangeStart w:id="310"/>
      <w:r>
        <w:rPr>
          <w:rStyle w:val="Strong"/>
          <w:rFonts w:ascii="Helvetica" w:hAnsi="Helvetica" w:cs="Helvetica"/>
          <w:color w:val="333333"/>
          <w:sz w:val="21"/>
          <w:szCs w:val="21"/>
        </w:rPr>
        <w:t>apply</w:t>
      </w:r>
      <w:commentRangeEnd w:id="310"/>
      <w:r w:rsidR="005C2F46">
        <w:rPr>
          <w:rStyle w:val="CommentReference"/>
        </w:rPr>
        <w:commentReference w:id="310"/>
      </w:r>
      <w:r>
        <w:rPr>
          <w:rStyle w:val="Strong"/>
          <w:rFonts w:ascii="Helvetica" w:hAnsi="Helvetica" w:cs="Helvetica"/>
          <w:color w:val="333333"/>
          <w:sz w:val="21"/>
          <w:szCs w:val="21"/>
        </w:rPr>
        <w:t>).</w:t>
      </w:r>
    </w:p>
    <w:tbl>
      <w:tblPr>
        <w:tblW w:w="12450" w:type="dxa"/>
        <w:tblCellMar>
          <w:top w:w="15" w:type="dxa"/>
          <w:left w:w="15" w:type="dxa"/>
          <w:bottom w:w="15" w:type="dxa"/>
          <w:right w:w="15" w:type="dxa"/>
        </w:tblCellMar>
        <w:tblLook w:val="04A0" w:firstRow="1" w:lastRow="0" w:firstColumn="1" w:lastColumn="0" w:noHBand="0" w:noVBand="1"/>
      </w:tblPr>
      <w:tblGrid>
        <w:gridCol w:w="10760"/>
        <w:gridCol w:w="1690"/>
      </w:tblGrid>
      <w:tr w:rsidR="00E02677" w14:paraId="5A62FE74"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4F30156" w14:textId="77777777" w:rsidR="00E02677" w:rsidRDefault="00E02677">
            <w:pPr>
              <w:spacing w:after="300"/>
              <w:rPr>
                <w:rFonts w:ascii="Times New Roman" w:hAnsi="Times New Roman" w:cs="Times New Roman"/>
                <w:b/>
                <w:bCs/>
                <w:sz w:val="24"/>
                <w:szCs w:val="24"/>
              </w:rPr>
            </w:pPr>
            <w:r>
              <w:rPr>
                <w:b/>
                <w:bC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86FB49" w14:textId="77777777" w:rsidR="00E02677" w:rsidRDefault="00E02677">
            <w:pPr>
              <w:spacing w:after="300"/>
              <w:rPr>
                <w:b/>
                <w:bCs/>
              </w:rPr>
            </w:pPr>
            <w:r>
              <w:rPr>
                <w:b/>
                <w:bCs/>
              </w:rPr>
              <w:t>Yes (%)</w:t>
            </w:r>
          </w:p>
        </w:tc>
      </w:tr>
      <w:tr w:rsidR="00E02677" w14:paraId="24054830"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22C8874D" w14:textId="77777777" w:rsidR="00E02677" w:rsidRDefault="00E02677">
            <w:pPr>
              <w:spacing w:after="300"/>
            </w:pPr>
            <w:r>
              <w:t>I feel other students need the food more than I do.</w:t>
            </w:r>
          </w:p>
        </w:tc>
        <w:tc>
          <w:tcPr>
            <w:tcW w:w="0" w:type="auto"/>
            <w:tcBorders>
              <w:top w:val="single" w:sz="6" w:space="0" w:color="DDDDDD"/>
            </w:tcBorders>
            <w:shd w:val="clear" w:color="auto" w:fill="F9F9F9"/>
            <w:tcMar>
              <w:top w:w="120" w:type="dxa"/>
              <w:left w:w="120" w:type="dxa"/>
              <w:bottom w:w="120" w:type="dxa"/>
              <w:right w:w="120" w:type="dxa"/>
            </w:tcMar>
            <w:hideMark/>
          </w:tcPr>
          <w:p w14:paraId="01FB62AD" w14:textId="77777777" w:rsidR="00E02677" w:rsidRDefault="00E02677">
            <w:pPr>
              <w:spacing w:after="300"/>
            </w:pPr>
            <w:r>
              <w:t>34 (33.7%)</w:t>
            </w:r>
          </w:p>
        </w:tc>
      </w:tr>
      <w:tr w:rsidR="00E02677" w14:paraId="7BD9A51A"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79AF1BE6" w14:textId="77777777" w:rsidR="00E02677" w:rsidRDefault="00E02677">
            <w:pPr>
              <w:spacing w:after="300"/>
            </w:pPr>
            <w:r>
              <w:t>Inconvenient to access due to lack of transportation or out-of-the way location.</w:t>
            </w:r>
          </w:p>
        </w:tc>
        <w:tc>
          <w:tcPr>
            <w:tcW w:w="0" w:type="auto"/>
            <w:tcBorders>
              <w:top w:val="single" w:sz="6" w:space="0" w:color="DDDDDD"/>
            </w:tcBorders>
            <w:shd w:val="clear" w:color="auto" w:fill="auto"/>
            <w:tcMar>
              <w:top w:w="120" w:type="dxa"/>
              <w:left w:w="120" w:type="dxa"/>
              <w:bottom w:w="120" w:type="dxa"/>
              <w:right w:w="120" w:type="dxa"/>
            </w:tcMar>
            <w:hideMark/>
          </w:tcPr>
          <w:p w14:paraId="4DCE3BD1" w14:textId="77777777" w:rsidR="00E02677" w:rsidRDefault="00E02677">
            <w:pPr>
              <w:spacing w:after="300"/>
            </w:pPr>
            <w:r>
              <w:t>26 (25.7%)</w:t>
            </w:r>
          </w:p>
        </w:tc>
      </w:tr>
      <w:tr w:rsidR="00E02677" w14:paraId="49059D69"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79FD107" w14:textId="77777777" w:rsidR="00E02677" w:rsidRDefault="00E02677">
            <w:pPr>
              <w:spacing w:after="300"/>
            </w:pPr>
            <w:r>
              <w:t>Inconvenient times of operation/limited pantry hours.</w:t>
            </w:r>
          </w:p>
        </w:tc>
        <w:tc>
          <w:tcPr>
            <w:tcW w:w="0" w:type="auto"/>
            <w:tcBorders>
              <w:top w:val="single" w:sz="6" w:space="0" w:color="DDDDDD"/>
            </w:tcBorders>
            <w:shd w:val="clear" w:color="auto" w:fill="F9F9F9"/>
            <w:tcMar>
              <w:top w:w="120" w:type="dxa"/>
              <w:left w:w="120" w:type="dxa"/>
              <w:bottom w:w="120" w:type="dxa"/>
              <w:right w:w="120" w:type="dxa"/>
            </w:tcMar>
            <w:hideMark/>
          </w:tcPr>
          <w:p w14:paraId="7922D9AC" w14:textId="77777777" w:rsidR="00E02677" w:rsidRDefault="00E02677">
            <w:pPr>
              <w:spacing w:after="300"/>
            </w:pPr>
            <w:r>
              <w:t>21 (20.8%)</w:t>
            </w:r>
          </w:p>
        </w:tc>
      </w:tr>
      <w:tr w:rsidR="00E02677" w14:paraId="5F62CEA1"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77749DC8" w14:textId="77777777" w:rsidR="00E02677" w:rsidRDefault="00E02677">
            <w:pPr>
              <w:spacing w:after="300"/>
            </w:pPr>
            <w:r>
              <w:t>I am embarrassed or scared to go to the campus food pantries or local food banks.</w:t>
            </w:r>
          </w:p>
        </w:tc>
        <w:tc>
          <w:tcPr>
            <w:tcW w:w="0" w:type="auto"/>
            <w:tcBorders>
              <w:top w:val="single" w:sz="6" w:space="0" w:color="DDDDDD"/>
            </w:tcBorders>
            <w:shd w:val="clear" w:color="auto" w:fill="auto"/>
            <w:tcMar>
              <w:top w:w="120" w:type="dxa"/>
              <w:left w:w="120" w:type="dxa"/>
              <w:bottom w:w="120" w:type="dxa"/>
              <w:right w:w="120" w:type="dxa"/>
            </w:tcMar>
            <w:hideMark/>
          </w:tcPr>
          <w:p w14:paraId="4FD5FD4A" w14:textId="77777777" w:rsidR="00E02677" w:rsidRDefault="00E02677">
            <w:pPr>
              <w:spacing w:after="300"/>
            </w:pPr>
            <w:r>
              <w:t>16 (15.8%)</w:t>
            </w:r>
          </w:p>
        </w:tc>
      </w:tr>
      <w:tr w:rsidR="00E02677" w14:paraId="2490A648"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C9DF304" w14:textId="77777777" w:rsidR="00E02677" w:rsidRDefault="00E02677">
            <w:pPr>
              <w:spacing w:after="300"/>
            </w:pPr>
            <w:r>
              <w:t>Other</w:t>
            </w:r>
          </w:p>
        </w:tc>
        <w:tc>
          <w:tcPr>
            <w:tcW w:w="0" w:type="auto"/>
            <w:tcBorders>
              <w:top w:val="single" w:sz="6" w:space="0" w:color="DDDDDD"/>
            </w:tcBorders>
            <w:shd w:val="clear" w:color="auto" w:fill="F9F9F9"/>
            <w:tcMar>
              <w:top w:w="120" w:type="dxa"/>
              <w:left w:w="120" w:type="dxa"/>
              <w:bottom w:w="120" w:type="dxa"/>
              <w:right w:w="120" w:type="dxa"/>
            </w:tcMar>
            <w:hideMark/>
          </w:tcPr>
          <w:p w14:paraId="0280DC50" w14:textId="77777777" w:rsidR="00E02677" w:rsidRDefault="00E02677">
            <w:pPr>
              <w:spacing w:after="300"/>
            </w:pPr>
            <w:r>
              <w:t>12 (11.9%)</w:t>
            </w:r>
          </w:p>
        </w:tc>
      </w:tr>
      <w:tr w:rsidR="00E02677" w14:paraId="353D4CF4"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C47DAFE" w14:textId="77777777" w:rsidR="00E02677" w:rsidRDefault="00E02677">
            <w:pPr>
              <w:spacing w:after="300"/>
            </w:pPr>
            <w:r>
              <w:t>I am not aware of any campus food pantries or local food banks.</w:t>
            </w:r>
          </w:p>
        </w:tc>
        <w:tc>
          <w:tcPr>
            <w:tcW w:w="0" w:type="auto"/>
            <w:tcBorders>
              <w:top w:val="single" w:sz="6" w:space="0" w:color="DDDDDD"/>
            </w:tcBorders>
            <w:shd w:val="clear" w:color="auto" w:fill="auto"/>
            <w:tcMar>
              <w:top w:w="120" w:type="dxa"/>
              <w:left w:w="120" w:type="dxa"/>
              <w:bottom w:w="120" w:type="dxa"/>
              <w:right w:w="120" w:type="dxa"/>
            </w:tcMar>
            <w:hideMark/>
          </w:tcPr>
          <w:p w14:paraId="4BA93404" w14:textId="77777777" w:rsidR="00E02677" w:rsidRDefault="00E02677">
            <w:pPr>
              <w:spacing w:after="300"/>
            </w:pPr>
            <w:r>
              <w:t>11 (10.9%)</w:t>
            </w:r>
          </w:p>
        </w:tc>
      </w:tr>
      <w:tr w:rsidR="00E02677" w14:paraId="7C404C14"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BBDFBC5" w14:textId="77777777" w:rsidR="00E02677" w:rsidRDefault="00E02677">
            <w:pPr>
              <w:spacing w:after="300"/>
            </w:pPr>
            <w:r>
              <w:t>My family doesn’t want me to go to campus food pantries or local food banks.</w:t>
            </w:r>
          </w:p>
        </w:tc>
        <w:tc>
          <w:tcPr>
            <w:tcW w:w="0" w:type="auto"/>
            <w:tcBorders>
              <w:top w:val="single" w:sz="6" w:space="0" w:color="DDDDDD"/>
            </w:tcBorders>
            <w:shd w:val="clear" w:color="auto" w:fill="F9F9F9"/>
            <w:tcMar>
              <w:top w:w="120" w:type="dxa"/>
              <w:left w:w="120" w:type="dxa"/>
              <w:bottom w:w="120" w:type="dxa"/>
              <w:right w:w="120" w:type="dxa"/>
            </w:tcMar>
            <w:hideMark/>
          </w:tcPr>
          <w:p w14:paraId="127060DA" w14:textId="77777777" w:rsidR="00E02677" w:rsidRDefault="00E02677">
            <w:pPr>
              <w:spacing w:after="300"/>
            </w:pPr>
            <w:r>
              <w:t>2 (2.0%)</w:t>
            </w:r>
          </w:p>
        </w:tc>
      </w:tr>
      <w:tr w:rsidR="00E02677" w14:paraId="7A87C91F"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49B3A702" w14:textId="77777777" w:rsidR="00E02677" w:rsidRDefault="00E02677">
            <w:pPr>
              <w:spacing w:after="300"/>
            </w:pPr>
            <w:r>
              <w:t>There are no food pantries close to campus or my residence</w:t>
            </w:r>
          </w:p>
        </w:tc>
        <w:tc>
          <w:tcPr>
            <w:tcW w:w="0" w:type="auto"/>
            <w:tcBorders>
              <w:top w:val="single" w:sz="6" w:space="0" w:color="DDDDDD"/>
            </w:tcBorders>
            <w:shd w:val="clear" w:color="auto" w:fill="auto"/>
            <w:tcMar>
              <w:top w:w="120" w:type="dxa"/>
              <w:left w:w="120" w:type="dxa"/>
              <w:bottom w:w="120" w:type="dxa"/>
              <w:right w:w="120" w:type="dxa"/>
            </w:tcMar>
            <w:hideMark/>
          </w:tcPr>
          <w:p w14:paraId="0C1AC86E" w14:textId="77777777" w:rsidR="00E02677" w:rsidRDefault="00E02677">
            <w:pPr>
              <w:spacing w:after="300"/>
            </w:pPr>
            <w:r>
              <w:t>2 (2.0%)</w:t>
            </w:r>
          </w:p>
        </w:tc>
      </w:tr>
      <w:tr w:rsidR="00E02677" w14:paraId="3686F9EE"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463BAE0F" w14:textId="77777777" w:rsidR="00E02677" w:rsidRDefault="00E02677">
            <w:pPr>
              <w:spacing w:after="300"/>
            </w:pPr>
            <w:r>
              <w:t>I do not believe in using campus food pantries or local food banks.</w:t>
            </w:r>
          </w:p>
        </w:tc>
        <w:tc>
          <w:tcPr>
            <w:tcW w:w="0" w:type="auto"/>
            <w:tcBorders>
              <w:top w:val="single" w:sz="6" w:space="0" w:color="DDDDDD"/>
            </w:tcBorders>
            <w:shd w:val="clear" w:color="auto" w:fill="F9F9F9"/>
            <w:tcMar>
              <w:top w:w="120" w:type="dxa"/>
              <w:left w:w="120" w:type="dxa"/>
              <w:bottom w:w="120" w:type="dxa"/>
              <w:right w:w="120" w:type="dxa"/>
            </w:tcMar>
            <w:hideMark/>
          </w:tcPr>
          <w:p w14:paraId="7A9162C4" w14:textId="77777777" w:rsidR="00E02677" w:rsidRDefault="00E02677">
            <w:pPr>
              <w:spacing w:after="300"/>
            </w:pPr>
            <w:r>
              <w:t>0 (0.0%)</w:t>
            </w:r>
          </w:p>
        </w:tc>
      </w:tr>
    </w:tbl>
    <w:p w14:paraId="732EFBB2"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6C7ACC81"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Restaurant Meal Program (RMP)</w:t>
      </w:r>
    </w:p>
    <w:p w14:paraId="3E045FFB" w14:textId="1D359AD6"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While you participated in the Restaurant Meal Program (RMP):</w:t>
      </w:r>
      <w:r>
        <w:rPr>
          <w:rFonts w:ascii="Helvetica" w:hAnsi="Helvetica" w:cs="Helvetica"/>
          <w:noProof/>
          <w:color w:val="333333"/>
          <w:sz w:val="21"/>
          <w:szCs w:val="21"/>
        </w:rPr>
        <w:drawing>
          <wp:inline distT="0" distB="0" distL="0" distR="0" wp14:anchorId="4AB6BC43" wp14:editId="4DBB1586">
            <wp:extent cx="5943600" cy="59436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Helvetica" w:hAnsi="Helvetica" w:cs="Helvetica"/>
          <w:color w:val="333333"/>
          <w:sz w:val="21"/>
          <w:szCs w:val="21"/>
        </w:rPr>
        <w:t>Figure 6.8: Perceived Impact of Restaurant Meal Program (RMP)</w:t>
      </w:r>
    </w:p>
    <w:p w14:paraId="48E30869"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48C67105"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Reasons For Not Using RMP</w:t>
      </w:r>
    </w:p>
    <w:p w14:paraId="7FEAB497" w14:textId="77777777" w:rsidR="00E02677" w:rsidRDefault="00E02677" w:rsidP="00E02677">
      <w:pPr>
        <w:shd w:val="clear" w:color="auto" w:fill="FFFFFF"/>
        <w:rPr>
          <w:rFonts w:ascii="Helvetica" w:hAnsi="Helvetica" w:cs="Helvetica"/>
          <w:color w:val="333333"/>
          <w:sz w:val="21"/>
          <w:szCs w:val="21"/>
        </w:rPr>
      </w:pPr>
      <w:r>
        <w:rPr>
          <w:rStyle w:val="Strong"/>
          <w:rFonts w:ascii="Helvetica" w:hAnsi="Helvetica" w:cs="Helvetica"/>
          <w:color w:val="333333"/>
          <w:sz w:val="21"/>
          <w:szCs w:val="21"/>
        </w:rPr>
        <w:t>What are the reasons for you to not have RMP or have never used RMP? (Select all that apply).</w:t>
      </w:r>
    </w:p>
    <w:tbl>
      <w:tblPr>
        <w:tblW w:w="12450" w:type="dxa"/>
        <w:tblCellMar>
          <w:top w:w="15" w:type="dxa"/>
          <w:left w:w="15" w:type="dxa"/>
          <w:bottom w:w="15" w:type="dxa"/>
          <w:right w:w="15" w:type="dxa"/>
        </w:tblCellMar>
        <w:tblLook w:val="04A0" w:firstRow="1" w:lastRow="0" w:firstColumn="1" w:lastColumn="0" w:noHBand="0" w:noVBand="1"/>
      </w:tblPr>
      <w:tblGrid>
        <w:gridCol w:w="10849"/>
        <w:gridCol w:w="1601"/>
      </w:tblGrid>
      <w:tr w:rsidR="00E02677" w14:paraId="49E00298"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1EF4A5" w14:textId="77777777" w:rsidR="00E02677" w:rsidRDefault="00E02677">
            <w:pPr>
              <w:spacing w:after="300"/>
              <w:rPr>
                <w:rFonts w:ascii="Times New Roman" w:hAnsi="Times New Roman" w:cs="Times New Roman"/>
                <w:b/>
                <w:bCs/>
                <w:sz w:val="24"/>
                <w:szCs w:val="24"/>
              </w:rPr>
            </w:pPr>
            <w:r>
              <w:rPr>
                <w:b/>
                <w:bC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09C5E72" w14:textId="77777777" w:rsidR="00E02677" w:rsidRDefault="00E02677">
            <w:pPr>
              <w:spacing w:after="300"/>
              <w:rPr>
                <w:b/>
                <w:bCs/>
              </w:rPr>
            </w:pPr>
            <w:r>
              <w:rPr>
                <w:b/>
                <w:bCs/>
              </w:rPr>
              <w:t>Yes (%)</w:t>
            </w:r>
          </w:p>
        </w:tc>
      </w:tr>
      <w:tr w:rsidR="00E02677" w14:paraId="33816B62"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31D0707D" w14:textId="77777777" w:rsidR="00E02677" w:rsidRDefault="00E02677">
            <w:pPr>
              <w:spacing w:after="300"/>
            </w:pPr>
            <w:r>
              <w:t>I have never heard about this Restaurant Meal Program (RMP).</w:t>
            </w:r>
          </w:p>
        </w:tc>
        <w:tc>
          <w:tcPr>
            <w:tcW w:w="0" w:type="auto"/>
            <w:tcBorders>
              <w:top w:val="single" w:sz="6" w:space="0" w:color="DDDDDD"/>
            </w:tcBorders>
            <w:shd w:val="clear" w:color="auto" w:fill="F9F9F9"/>
            <w:tcMar>
              <w:top w:w="120" w:type="dxa"/>
              <w:left w:w="120" w:type="dxa"/>
              <w:bottom w:w="120" w:type="dxa"/>
              <w:right w:w="120" w:type="dxa"/>
            </w:tcMar>
            <w:hideMark/>
          </w:tcPr>
          <w:p w14:paraId="24783B23" w14:textId="77777777" w:rsidR="00E02677" w:rsidRDefault="00E02677">
            <w:pPr>
              <w:spacing w:after="300"/>
            </w:pPr>
            <w:r>
              <w:t>55 (58.5%)</w:t>
            </w:r>
          </w:p>
        </w:tc>
      </w:tr>
      <w:tr w:rsidR="00E02677" w14:paraId="13900523"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070154E3" w14:textId="77777777" w:rsidR="00E02677" w:rsidRDefault="00E02677">
            <w:pPr>
              <w:spacing w:after="300"/>
            </w:pPr>
            <w:r>
              <w:t>I don’t need this Restaurant Meal Program (RMP).</w:t>
            </w:r>
          </w:p>
        </w:tc>
        <w:tc>
          <w:tcPr>
            <w:tcW w:w="0" w:type="auto"/>
            <w:tcBorders>
              <w:top w:val="single" w:sz="6" w:space="0" w:color="DDDDDD"/>
            </w:tcBorders>
            <w:shd w:val="clear" w:color="auto" w:fill="auto"/>
            <w:tcMar>
              <w:top w:w="120" w:type="dxa"/>
              <w:left w:w="120" w:type="dxa"/>
              <w:bottom w:w="120" w:type="dxa"/>
              <w:right w:w="120" w:type="dxa"/>
            </w:tcMar>
            <w:hideMark/>
          </w:tcPr>
          <w:p w14:paraId="59224A7A" w14:textId="77777777" w:rsidR="00E02677" w:rsidRDefault="00E02677">
            <w:pPr>
              <w:spacing w:after="300"/>
            </w:pPr>
            <w:r>
              <w:t>24 (25.5%)</w:t>
            </w:r>
          </w:p>
        </w:tc>
      </w:tr>
      <w:tr w:rsidR="00E02677" w14:paraId="3FE86B0A"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1721C8E3" w14:textId="77777777" w:rsidR="00E02677" w:rsidRDefault="00E02677">
            <w:pPr>
              <w:spacing w:after="300"/>
            </w:pPr>
            <w:r>
              <w:t>I have no access to these participating restaurants/no convenient locations.</w:t>
            </w:r>
          </w:p>
        </w:tc>
        <w:tc>
          <w:tcPr>
            <w:tcW w:w="0" w:type="auto"/>
            <w:tcBorders>
              <w:top w:val="single" w:sz="6" w:space="0" w:color="DDDDDD"/>
            </w:tcBorders>
            <w:shd w:val="clear" w:color="auto" w:fill="F9F9F9"/>
            <w:tcMar>
              <w:top w:w="120" w:type="dxa"/>
              <w:left w:w="120" w:type="dxa"/>
              <w:bottom w:w="120" w:type="dxa"/>
              <w:right w:w="120" w:type="dxa"/>
            </w:tcMar>
            <w:hideMark/>
          </w:tcPr>
          <w:p w14:paraId="062476A6" w14:textId="77777777" w:rsidR="00E02677" w:rsidRDefault="00E02677">
            <w:pPr>
              <w:spacing w:after="300"/>
            </w:pPr>
            <w:r>
              <w:t>9 (9.6%)</w:t>
            </w:r>
          </w:p>
        </w:tc>
      </w:tr>
      <w:tr w:rsidR="00E02677" w14:paraId="2D9F8242"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25F22F7" w14:textId="77777777" w:rsidR="00E02677" w:rsidRDefault="00E02677">
            <w:pPr>
              <w:spacing w:after="300"/>
            </w:pPr>
            <w:r>
              <w:t>I have no time to go to these restaurants.</w:t>
            </w:r>
          </w:p>
        </w:tc>
        <w:tc>
          <w:tcPr>
            <w:tcW w:w="0" w:type="auto"/>
            <w:tcBorders>
              <w:top w:val="single" w:sz="6" w:space="0" w:color="DDDDDD"/>
            </w:tcBorders>
            <w:shd w:val="clear" w:color="auto" w:fill="auto"/>
            <w:tcMar>
              <w:top w:w="120" w:type="dxa"/>
              <w:left w:w="120" w:type="dxa"/>
              <w:bottom w:w="120" w:type="dxa"/>
              <w:right w:w="120" w:type="dxa"/>
            </w:tcMar>
            <w:hideMark/>
          </w:tcPr>
          <w:p w14:paraId="26CD50BF" w14:textId="77777777" w:rsidR="00E02677" w:rsidRDefault="00E02677">
            <w:pPr>
              <w:spacing w:after="300"/>
            </w:pPr>
            <w:r>
              <w:t>7 (7.4%)</w:t>
            </w:r>
          </w:p>
        </w:tc>
      </w:tr>
      <w:tr w:rsidR="00E02677" w14:paraId="7D9516DF"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B54F3C5" w14:textId="77777777" w:rsidR="00E02677" w:rsidRDefault="00E02677">
            <w:pPr>
              <w:spacing w:after="300"/>
            </w:pPr>
            <w:r>
              <w:t>Other</w:t>
            </w:r>
          </w:p>
        </w:tc>
        <w:tc>
          <w:tcPr>
            <w:tcW w:w="0" w:type="auto"/>
            <w:tcBorders>
              <w:top w:val="single" w:sz="6" w:space="0" w:color="DDDDDD"/>
            </w:tcBorders>
            <w:shd w:val="clear" w:color="auto" w:fill="F9F9F9"/>
            <w:tcMar>
              <w:top w:w="120" w:type="dxa"/>
              <w:left w:w="120" w:type="dxa"/>
              <w:bottom w:w="120" w:type="dxa"/>
              <w:right w:w="120" w:type="dxa"/>
            </w:tcMar>
            <w:hideMark/>
          </w:tcPr>
          <w:p w14:paraId="6518A594" w14:textId="77777777" w:rsidR="00E02677" w:rsidRDefault="00E02677">
            <w:pPr>
              <w:spacing w:after="300"/>
            </w:pPr>
            <w:r>
              <w:t>7 (7.4%)</w:t>
            </w:r>
          </w:p>
        </w:tc>
      </w:tr>
      <w:tr w:rsidR="00E02677" w14:paraId="0C84804A"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B9B6FBB" w14:textId="77777777" w:rsidR="00E02677" w:rsidRDefault="00E02677">
            <w:pPr>
              <w:spacing w:after="300"/>
            </w:pPr>
            <w:r>
              <w:t xml:space="preserve">I have no </w:t>
            </w:r>
            <w:commentRangeStart w:id="311"/>
            <w:proofErr w:type="spellStart"/>
            <w:r>
              <w:t>transporation</w:t>
            </w:r>
            <w:proofErr w:type="spellEnd"/>
            <w:r>
              <w:t xml:space="preserve"> </w:t>
            </w:r>
            <w:commentRangeEnd w:id="311"/>
            <w:r w:rsidR="00875F9F">
              <w:rPr>
                <w:rStyle w:val="CommentReference"/>
              </w:rPr>
              <w:commentReference w:id="311"/>
            </w:r>
            <w:r>
              <w:t>to these restaurants.</w:t>
            </w:r>
          </w:p>
        </w:tc>
        <w:tc>
          <w:tcPr>
            <w:tcW w:w="0" w:type="auto"/>
            <w:tcBorders>
              <w:top w:val="single" w:sz="6" w:space="0" w:color="DDDDDD"/>
            </w:tcBorders>
            <w:shd w:val="clear" w:color="auto" w:fill="auto"/>
            <w:tcMar>
              <w:top w:w="120" w:type="dxa"/>
              <w:left w:w="120" w:type="dxa"/>
              <w:bottom w:w="120" w:type="dxa"/>
              <w:right w:w="120" w:type="dxa"/>
            </w:tcMar>
            <w:hideMark/>
          </w:tcPr>
          <w:p w14:paraId="751A498C" w14:textId="77777777" w:rsidR="00E02677" w:rsidRDefault="00E02677">
            <w:pPr>
              <w:spacing w:after="300"/>
            </w:pPr>
            <w:r>
              <w:t>0 (0.0%)</w:t>
            </w:r>
          </w:p>
        </w:tc>
      </w:tr>
      <w:tr w:rsidR="00E02677" w14:paraId="4C72004D"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23A573F" w14:textId="77777777" w:rsidR="00E02677" w:rsidRDefault="00E02677">
            <w:pPr>
              <w:spacing w:after="300"/>
            </w:pPr>
            <w:r>
              <w:t xml:space="preserve">I am </w:t>
            </w:r>
            <w:commentRangeStart w:id="312"/>
            <w:proofErr w:type="spellStart"/>
            <w:r>
              <w:t>emberarrassed</w:t>
            </w:r>
            <w:proofErr w:type="spellEnd"/>
            <w:r>
              <w:t xml:space="preserve"> </w:t>
            </w:r>
            <w:commentRangeEnd w:id="312"/>
            <w:r w:rsidR="00875F9F">
              <w:rPr>
                <w:rStyle w:val="CommentReference"/>
              </w:rPr>
              <w:commentReference w:id="312"/>
            </w:r>
            <w:r>
              <w:t>or ashamed to use my EBT card in a restaurant.</w:t>
            </w:r>
          </w:p>
        </w:tc>
        <w:tc>
          <w:tcPr>
            <w:tcW w:w="0" w:type="auto"/>
            <w:tcBorders>
              <w:top w:val="single" w:sz="6" w:space="0" w:color="DDDDDD"/>
            </w:tcBorders>
            <w:shd w:val="clear" w:color="auto" w:fill="F9F9F9"/>
            <w:tcMar>
              <w:top w:w="120" w:type="dxa"/>
              <w:left w:w="120" w:type="dxa"/>
              <w:bottom w:w="120" w:type="dxa"/>
              <w:right w:w="120" w:type="dxa"/>
            </w:tcMar>
            <w:hideMark/>
          </w:tcPr>
          <w:p w14:paraId="2331E6DA" w14:textId="77777777" w:rsidR="00E02677" w:rsidRDefault="00E02677">
            <w:pPr>
              <w:spacing w:after="300"/>
            </w:pPr>
            <w:r>
              <w:t>0 (0.0%)</w:t>
            </w:r>
          </w:p>
        </w:tc>
      </w:tr>
      <w:tr w:rsidR="00E02677" w14:paraId="572B5015"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4C827246" w14:textId="77777777" w:rsidR="00E02677" w:rsidRDefault="00E02677">
            <w:pPr>
              <w:spacing w:after="300"/>
            </w:pPr>
            <w:r>
              <w:t>I do not like the food offered in these participating restaurants.</w:t>
            </w:r>
          </w:p>
        </w:tc>
        <w:tc>
          <w:tcPr>
            <w:tcW w:w="0" w:type="auto"/>
            <w:tcBorders>
              <w:top w:val="single" w:sz="6" w:space="0" w:color="DDDDDD"/>
            </w:tcBorders>
            <w:shd w:val="clear" w:color="auto" w:fill="auto"/>
            <w:tcMar>
              <w:top w:w="120" w:type="dxa"/>
              <w:left w:w="120" w:type="dxa"/>
              <w:bottom w:w="120" w:type="dxa"/>
              <w:right w:w="120" w:type="dxa"/>
            </w:tcMar>
            <w:hideMark/>
          </w:tcPr>
          <w:p w14:paraId="4366BB46" w14:textId="77777777" w:rsidR="00E02677" w:rsidRDefault="00E02677">
            <w:pPr>
              <w:spacing w:after="300"/>
            </w:pPr>
            <w:r>
              <w:t>0 (0.0%)</w:t>
            </w:r>
          </w:p>
        </w:tc>
      </w:tr>
      <w:tr w:rsidR="00E02677" w14:paraId="2FD78D83"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33AC25CC" w14:textId="77777777" w:rsidR="00E02677" w:rsidRDefault="00E02677">
            <w:pPr>
              <w:spacing w:after="300"/>
            </w:pPr>
            <w:r>
              <w:t>I don’t believe in social services like RMP, Medi-Cal, CalFresh, WIC, or Welfare/Cash Aid.</w:t>
            </w:r>
          </w:p>
        </w:tc>
        <w:tc>
          <w:tcPr>
            <w:tcW w:w="0" w:type="auto"/>
            <w:tcBorders>
              <w:top w:val="single" w:sz="6" w:space="0" w:color="DDDDDD"/>
            </w:tcBorders>
            <w:shd w:val="clear" w:color="auto" w:fill="F9F9F9"/>
            <w:tcMar>
              <w:top w:w="120" w:type="dxa"/>
              <w:left w:w="120" w:type="dxa"/>
              <w:bottom w:w="120" w:type="dxa"/>
              <w:right w:w="120" w:type="dxa"/>
            </w:tcMar>
            <w:hideMark/>
          </w:tcPr>
          <w:p w14:paraId="6E32D9B9" w14:textId="77777777" w:rsidR="00E02677" w:rsidRDefault="00E02677">
            <w:pPr>
              <w:spacing w:after="300"/>
            </w:pPr>
            <w:r>
              <w:t>0 (0.0%)</w:t>
            </w:r>
          </w:p>
        </w:tc>
      </w:tr>
    </w:tbl>
    <w:p w14:paraId="7B5CA571"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2C43CB80"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Medi-Cal</w:t>
      </w:r>
    </w:p>
    <w:p w14:paraId="3FE2B342" w14:textId="49DBBCE6"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Knowing that you have Medi-Cal:</w:t>
      </w:r>
      <w:r>
        <w:rPr>
          <w:rFonts w:ascii="Helvetica" w:hAnsi="Helvetica" w:cs="Helvetica"/>
          <w:noProof/>
          <w:color w:val="333333"/>
          <w:sz w:val="21"/>
          <w:szCs w:val="21"/>
        </w:rPr>
        <w:drawing>
          <wp:inline distT="0" distB="0" distL="0" distR="0" wp14:anchorId="5F612829" wp14:editId="53038A41">
            <wp:extent cx="5943600" cy="2797175"/>
            <wp:effectExtent l="0" t="0" r="0" b="317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Pr>
          <w:rFonts w:ascii="Helvetica" w:hAnsi="Helvetica" w:cs="Helvetica"/>
          <w:color w:val="333333"/>
          <w:sz w:val="21"/>
          <w:szCs w:val="21"/>
        </w:rPr>
        <w:t>Figure 6.9: Perceived Impact of Medi-Cal</w:t>
      </w:r>
    </w:p>
    <w:p w14:paraId="7703C8EF"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6740707C"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Reasons Not Using Medi-Cal</w:t>
      </w:r>
    </w:p>
    <w:p w14:paraId="2E282209" w14:textId="77777777" w:rsidR="00E02677" w:rsidRDefault="00E02677" w:rsidP="00E02677">
      <w:pPr>
        <w:shd w:val="clear" w:color="auto" w:fill="FFFFFF"/>
        <w:rPr>
          <w:rFonts w:ascii="Helvetica" w:hAnsi="Helvetica" w:cs="Helvetica"/>
          <w:color w:val="333333"/>
          <w:sz w:val="21"/>
          <w:szCs w:val="21"/>
        </w:rPr>
      </w:pPr>
      <w:r>
        <w:rPr>
          <w:rStyle w:val="Strong"/>
          <w:rFonts w:ascii="Helvetica" w:hAnsi="Helvetica" w:cs="Helvetica"/>
          <w:color w:val="333333"/>
          <w:sz w:val="21"/>
          <w:szCs w:val="21"/>
        </w:rPr>
        <w:t>What are the reasons you do not have Medi-Cal or have never used Medi-Cal? (Select all that apply).</w:t>
      </w:r>
    </w:p>
    <w:tbl>
      <w:tblPr>
        <w:tblW w:w="12450" w:type="dxa"/>
        <w:tblCellMar>
          <w:top w:w="15" w:type="dxa"/>
          <w:left w:w="15" w:type="dxa"/>
          <w:bottom w:w="15" w:type="dxa"/>
          <w:right w:w="15" w:type="dxa"/>
        </w:tblCellMar>
        <w:tblLook w:val="04A0" w:firstRow="1" w:lastRow="0" w:firstColumn="1" w:lastColumn="0" w:noHBand="0" w:noVBand="1"/>
      </w:tblPr>
      <w:tblGrid>
        <w:gridCol w:w="11051"/>
        <w:gridCol w:w="1399"/>
      </w:tblGrid>
      <w:tr w:rsidR="00E02677" w14:paraId="38B5568D"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AE76B4" w14:textId="77777777" w:rsidR="00E02677" w:rsidRDefault="00E02677">
            <w:pPr>
              <w:spacing w:after="300"/>
              <w:rPr>
                <w:rFonts w:ascii="Times New Roman" w:hAnsi="Times New Roman" w:cs="Times New Roman"/>
                <w:b/>
                <w:bCs/>
                <w:sz w:val="24"/>
                <w:szCs w:val="24"/>
              </w:rPr>
            </w:pPr>
            <w:commentRangeStart w:id="313"/>
            <w:r>
              <w:rPr>
                <w:b/>
                <w:bCs/>
              </w:rPr>
              <w:t>Measure</w:t>
            </w:r>
            <w:commentRangeEnd w:id="313"/>
            <w:r w:rsidR="00875F9F">
              <w:rPr>
                <w:rStyle w:val="CommentReference"/>
              </w:rPr>
              <w:commentReference w:id="313"/>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40CC383" w14:textId="77777777" w:rsidR="00E02677" w:rsidRDefault="00E02677">
            <w:pPr>
              <w:spacing w:after="300"/>
              <w:rPr>
                <w:b/>
                <w:bCs/>
              </w:rPr>
            </w:pPr>
            <w:r>
              <w:rPr>
                <w:b/>
                <w:bCs/>
              </w:rPr>
              <w:t>Yes (%)</w:t>
            </w:r>
          </w:p>
        </w:tc>
      </w:tr>
      <w:tr w:rsidR="00E02677" w14:paraId="682D02E6"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1FC63086" w14:textId="77777777" w:rsidR="00E02677" w:rsidRDefault="00E02677">
            <w:pPr>
              <w:spacing w:after="300"/>
            </w:pPr>
            <w:r>
              <w:t xml:space="preserve">I do not think I am eligible for </w:t>
            </w:r>
            <w:proofErr w:type="spellStart"/>
            <w:r>
              <w:t>MediCal</w:t>
            </w:r>
            <w:proofErr w:type="spellEnd"/>
            <w:r>
              <w:t>.</w:t>
            </w:r>
          </w:p>
        </w:tc>
        <w:tc>
          <w:tcPr>
            <w:tcW w:w="0" w:type="auto"/>
            <w:tcBorders>
              <w:top w:val="single" w:sz="6" w:space="0" w:color="DDDDDD"/>
            </w:tcBorders>
            <w:shd w:val="clear" w:color="auto" w:fill="F9F9F9"/>
            <w:tcMar>
              <w:top w:w="120" w:type="dxa"/>
              <w:left w:w="120" w:type="dxa"/>
              <w:bottom w:w="120" w:type="dxa"/>
              <w:right w:w="120" w:type="dxa"/>
            </w:tcMar>
            <w:hideMark/>
          </w:tcPr>
          <w:p w14:paraId="11403B3B" w14:textId="77777777" w:rsidR="00E02677" w:rsidRDefault="00E02677">
            <w:pPr>
              <w:spacing w:after="300"/>
            </w:pPr>
            <w:r>
              <w:t>6 (40.0%)</w:t>
            </w:r>
          </w:p>
        </w:tc>
      </w:tr>
      <w:tr w:rsidR="00E02677" w14:paraId="751CBD7B"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21D521CD" w14:textId="77777777" w:rsidR="00E02677" w:rsidRDefault="00E02677">
            <w:pPr>
              <w:spacing w:after="300"/>
            </w:pPr>
            <w:r>
              <w:t xml:space="preserve">The </w:t>
            </w:r>
            <w:proofErr w:type="spellStart"/>
            <w:r>
              <w:t>MediCal</w:t>
            </w:r>
            <w:proofErr w:type="spellEnd"/>
            <w:r>
              <w:t xml:space="preserve"> application is too difficult to complete.</w:t>
            </w:r>
          </w:p>
        </w:tc>
        <w:tc>
          <w:tcPr>
            <w:tcW w:w="0" w:type="auto"/>
            <w:tcBorders>
              <w:top w:val="single" w:sz="6" w:space="0" w:color="DDDDDD"/>
            </w:tcBorders>
            <w:shd w:val="clear" w:color="auto" w:fill="auto"/>
            <w:tcMar>
              <w:top w:w="120" w:type="dxa"/>
              <w:left w:w="120" w:type="dxa"/>
              <w:bottom w:w="120" w:type="dxa"/>
              <w:right w:w="120" w:type="dxa"/>
            </w:tcMar>
            <w:hideMark/>
          </w:tcPr>
          <w:p w14:paraId="087E6CB3" w14:textId="77777777" w:rsidR="00E02677" w:rsidRDefault="00E02677">
            <w:pPr>
              <w:spacing w:after="300"/>
            </w:pPr>
            <w:r>
              <w:t>5 (33.3%)</w:t>
            </w:r>
          </w:p>
        </w:tc>
      </w:tr>
      <w:tr w:rsidR="00E02677" w14:paraId="170EB268"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A9E0933" w14:textId="77777777" w:rsidR="00E02677" w:rsidRDefault="00E02677">
            <w:pPr>
              <w:spacing w:after="300"/>
            </w:pPr>
            <w:r>
              <w:t xml:space="preserve">I don’t need </w:t>
            </w:r>
            <w:proofErr w:type="spellStart"/>
            <w:r>
              <w:t>MediCal</w:t>
            </w:r>
            <w:proofErr w:type="spellEnd"/>
            <w:r>
              <w:t>.</w:t>
            </w:r>
          </w:p>
        </w:tc>
        <w:tc>
          <w:tcPr>
            <w:tcW w:w="0" w:type="auto"/>
            <w:tcBorders>
              <w:top w:val="single" w:sz="6" w:space="0" w:color="DDDDDD"/>
            </w:tcBorders>
            <w:shd w:val="clear" w:color="auto" w:fill="F9F9F9"/>
            <w:tcMar>
              <w:top w:w="120" w:type="dxa"/>
              <w:left w:w="120" w:type="dxa"/>
              <w:bottom w:w="120" w:type="dxa"/>
              <w:right w:w="120" w:type="dxa"/>
            </w:tcMar>
            <w:hideMark/>
          </w:tcPr>
          <w:p w14:paraId="4BD3CA8F" w14:textId="77777777" w:rsidR="00E02677" w:rsidRDefault="00E02677">
            <w:pPr>
              <w:spacing w:after="300"/>
            </w:pPr>
            <w:r>
              <w:t>4 (26.7%)</w:t>
            </w:r>
          </w:p>
        </w:tc>
      </w:tr>
      <w:tr w:rsidR="00E02677" w14:paraId="22E263DE"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29DF0D2F" w14:textId="77777777" w:rsidR="00E02677" w:rsidRDefault="00E02677">
            <w:pPr>
              <w:spacing w:after="300"/>
            </w:pPr>
            <w:r>
              <w:t>Other</w:t>
            </w:r>
          </w:p>
        </w:tc>
        <w:tc>
          <w:tcPr>
            <w:tcW w:w="0" w:type="auto"/>
            <w:tcBorders>
              <w:top w:val="single" w:sz="6" w:space="0" w:color="DDDDDD"/>
            </w:tcBorders>
            <w:shd w:val="clear" w:color="auto" w:fill="auto"/>
            <w:tcMar>
              <w:top w:w="120" w:type="dxa"/>
              <w:left w:w="120" w:type="dxa"/>
              <w:bottom w:w="120" w:type="dxa"/>
              <w:right w:w="120" w:type="dxa"/>
            </w:tcMar>
            <w:hideMark/>
          </w:tcPr>
          <w:p w14:paraId="6D098FE6" w14:textId="77777777" w:rsidR="00E02677" w:rsidRDefault="00E02677">
            <w:pPr>
              <w:spacing w:after="300"/>
            </w:pPr>
            <w:r>
              <w:t>3 (20.0%)</w:t>
            </w:r>
          </w:p>
        </w:tc>
      </w:tr>
      <w:tr w:rsidR="00E02677" w14:paraId="3CC078A0"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21DF21F" w14:textId="77777777" w:rsidR="00E02677" w:rsidRDefault="00E02677">
            <w:pPr>
              <w:spacing w:after="300"/>
            </w:pPr>
            <w:r>
              <w:t xml:space="preserve">I do not know what </w:t>
            </w:r>
            <w:proofErr w:type="spellStart"/>
            <w:r>
              <w:t>MediCal</w:t>
            </w:r>
            <w:proofErr w:type="spellEnd"/>
            <w:r>
              <w:t xml:space="preserve"> is or I think I already have health insurance.</w:t>
            </w:r>
          </w:p>
        </w:tc>
        <w:tc>
          <w:tcPr>
            <w:tcW w:w="0" w:type="auto"/>
            <w:tcBorders>
              <w:top w:val="single" w:sz="6" w:space="0" w:color="DDDDDD"/>
            </w:tcBorders>
            <w:shd w:val="clear" w:color="auto" w:fill="F9F9F9"/>
            <w:tcMar>
              <w:top w:w="120" w:type="dxa"/>
              <w:left w:w="120" w:type="dxa"/>
              <w:bottom w:w="120" w:type="dxa"/>
              <w:right w:w="120" w:type="dxa"/>
            </w:tcMar>
            <w:hideMark/>
          </w:tcPr>
          <w:p w14:paraId="31DE6B20" w14:textId="77777777" w:rsidR="00E02677" w:rsidRDefault="00E02677">
            <w:pPr>
              <w:spacing w:after="300"/>
            </w:pPr>
            <w:r>
              <w:t>2 (13.3%)</w:t>
            </w:r>
          </w:p>
        </w:tc>
      </w:tr>
      <w:tr w:rsidR="00E02677" w14:paraId="266849E4"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3EE06F56" w14:textId="77777777" w:rsidR="00E02677" w:rsidRDefault="00E02677">
            <w:pPr>
              <w:spacing w:after="300"/>
            </w:pPr>
            <w:r>
              <w:t xml:space="preserve">I am embarrassed or ashamed to apply for </w:t>
            </w:r>
            <w:proofErr w:type="spellStart"/>
            <w:r>
              <w:t>MediCal</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431C0E95" w14:textId="77777777" w:rsidR="00E02677" w:rsidRDefault="00E02677">
            <w:pPr>
              <w:spacing w:after="300"/>
            </w:pPr>
            <w:r>
              <w:t>2 (13.3%)</w:t>
            </w:r>
          </w:p>
        </w:tc>
      </w:tr>
      <w:tr w:rsidR="00E02677" w14:paraId="35450F77"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9E7688D" w14:textId="77777777" w:rsidR="00E02677" w:rsidRDefault="00E02677">
            <w:pPr>
              <w:spacing w:after="300"/>
            </w:pPr>
            <w:r>
              <w:t xml:space="preserve">No time to complete the </w:t>
            </w:r>
            <w:proofErr w:type="spellStart"/>
            <w:proofErr w:type="gramStart"/>
            <w:r>
              <w:t>MediCal</w:t>
            </w:r>
            <w:proofErr w:type="spellEnd"/>
            <w:proofErr w:type="gramEnd"/>
            <w:r>
              <w:t xml:space="preserve"> application/</w:t>
            </w:r>
            <w:proofErr w:type="spellStart"/>
            <w:r>
              <w:t>MediCal</w:t>
            </w:r>
            <w:proofErr w:type="spellEnd"/>
            <w:r>
              <w:t xml:space="preserve"> application is too long.</w:t>
            </w:r>
          </w:p>
        </w:tc>
        <w:tc>
          <w:tcPr>
            <w:tcW w:w="0" w:type="auto"/>
            <w:tcBorders>
              <w:top w:val="single" w:sz="6" w:space="0" w:color="DDDDDD"/>
            </w:tcBorders>
            <w:shd w:val="clear" w:color="auto" w:fill="F9F9F9"/>
            <w:tcMar>
              <w:top w:w="120" w:type="dxa"/>
              <w:left w:w="120" w:type="dxa"/>
              <w:bottom w:w="120" w:type="dxa"/>
              <w:right w:w="120" w:type="dxa"/>
            </w:tcMar>
            <w:hideMark/>
          </w:tcPr>
          <w:p w14:paraId="0DA2AFF5" w14:textId="77777777" w:rsidR="00E02677" w:rsidRDefault="00E02677">
            <w:pPr>
              <w:spacing w:after="300"/>
            </w:pPr>
            <w:r>
              <w:t>1 (6.7%)</w:t>
            </w:r>
          </w:p>
        </w:tc>
      </w:tr>
      <w:tr w:rsidR="00E02677" w14:paraId="0E7A77AB"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356F0A51" w14:textId="77777777" w:rsidR="00E02677" w:rsidRDefault="00E02677">
            <w:pPr>
              <w:spacing w:after="300"/>
            </w:pPr>
            <w:r>
              <w:t>I only need medical services at the student health center associated with my campus.</w:t>
            </w:r>
          </w:p>
        </w:tc>
        <w:tc>
          <w:tcPr>
            <w:tcW w:w="0" w:type="auto"/>
            <w:tcBorders>
              <w:top w:val="single" w:sz="6" w:space="0" w:color="DDDDDD"/>
            </w:tcBorders>
            <w:shd w:val="clear" w:color="auto" w:fill="auto"/>
            <w:tcMar>
              <w:top w:w="120" w:type="dxa"/>
              <w:left w:w="120" w:type="dxa"/>
              <w:bottom w:w="120" w:type="dxa"/>
              <w:right w:w="120" w:type="dxa"/>
            </w:tcMar>
            <w:hideMark/>
          </w:tcPr>
          <w:p w14:paraId="7FEBA734" w14:textId="77777777" w:rsidR="00E02677" w:rsidRDefault="00E02677">
            <w:pPr>
              <w:spacing w:after="300"/>
            </w:pPr>
            <w:r>
              <w:t>0 (0.0%)</w:t>
            </w:r>
          </w:p>
        </w:tc>
      </w:tr>
      <w:tr w:rsidR="00E02677" w14:paraId="05DEDE55"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0B4DA5AE" w14:textId="77777777" w:rsidR="00E02677" w:rsidRDefault="00E02677">
            <w:pPr>
              <w:spacing w:after="300"/>
            </w:pPr>
            <w:r>
              <w:t xml:space="preserve">I have heard from other students that it is not worth my time because I </w:t>
            </w:r>
            <w:commentRangeStart w:id="314"/>
            <w:proofErr w:type="spellStart"/>
            <w:r>
              <w:t>wont</w:t>
            </w:r>
            <w:proofErr w:type="spellEnd"/>
            <w:r>
              <w:t xml:space="preserve"> </w:t>
            </w:r>
            <w:commentRangeEnd w:id="314"/>
            <w:r w:rsidR="009B2F31">
              <w:rPr>
                <w:rStyle w:val="CommentReference"/>
              </w:rPr>
              <w:commentReference w:id="314"/>
            </w:r>
            <w:r>
              <w:t>be eligible.</w:t>
            </w:r>
          </w:p>
        </w:tc>
        <w:tc>
          <w:tcPr>
            <w:tcW w:w="0" w:type="auto"/>
            <w:tcBorders>
              <w:top w:val="single" w:sz="6" w:space="0" w:color="DDDDDD"/>
            </w:tcBorders>
            <w:shd w:val="clear" w:color="auto" w:fill="F9F9F9"/>
            <w:tcMar>
              <w:top w:w="120" w:type="dxa"/>
              <w:left w:w="120" w:type="dxa"/>
              <w:bottom w:w="120" w:type="dxa"/>
              <w:right w:w="120" w:type="dxa"/>
            </w:tcMar>
            <w:hideMark/>
          </w:tcPr>
          <w:p w14:paraId="3CD9AD6C" w14:textId="77777777" w:rsidR="00E02677" w:rsidRDefault="00E02677">
            <w:pPr>
              <w:spacing w:after="300"/>
            </w:pPr>
            <w:r>
              <w:t>0 (0.0%)</w:t>
            </w:r>
          </w:p>
        </w:tc>
      </w:tr>
      <w:tr w:rsidR="00E02677" w14:paraId="28E7D3D6"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2040B0A" w14:textId="77777777" w:rsidR="00E02677" w:rsidRDefault="00E02677">
            <w:pPr>
              <w:spacing w:after="300"/>
            </w:pPr>
            <w:r>
              <w:t xml:space="preserve">My family or household does not want me to apply for </w:t>
            </w:r>
            <w:proofErr w:type="spellStart"/>
            <w:r>
              <w:t>MediCal</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00286643" w14:textId="77777777" w:rsidR="00E02677" w:rsidRDefault="00E02677">
            <w:pPr>
              <w:spacing w:after="300"/>
            </w:pPr>
            <w:r>
              <w:t>0 (0.0%)</w:t>
            </w:r>
          </w:p>
        </w:tc>
      </w:tr>
      <w:tr w:rsidR="00E02677" w14:paraId="663FEB8C"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0B674C2" w14:textId="77777777" w:rsidR="00E02677" w:rsidRDefault="00E02677">
            <w:pPr>
              <w:spacing w:after="300"/>
            </w:pPr>
            <w:r>
              <w:t xml:space="preserve">I don’t believe in social services like </w:t>
            </w:r>
            <w:proofErr w:type="spellStart"/>
            <w:r>
              <w:t>MediCal</w:t>
            </w:r>
            <w:proofErr w:type="spellEnd"/>
            <w:r>
              <w:t xml:space="preserve">, </w:t>
            </w:r>
            <w:proofErr w:type="spellStart"/>
            <w:r>
              <w:t>CalFresh</w:t>
            </w:r>
            <w:proofErr w:type="spellEnd"/>
            <w:r>
              <w:t>, WIC, or Welfare/Cash Aid.</w:t>
            </w:r>
          </w:p>
        </w:tc>
        <w:tc>
          <w:tcPr>
            <w:tcW w:w="0" w:type="auto"/>
            <w:tcBorders>
              <w:top w:val="single" w:sz="6" w:space="0" w:color="DDDDDD"/>
            </w:tcBorders>
            <w:shd w:val="clear" w:color="auto" w:fill="F9F9F9"/>
            <w:tcMar>
              <w:top w:w="120" w:type="dxa"/>
              <w:left w:w="120" w:type="dxa"/>
              <w:bottom w:w="120" w:type="dxa"/>
              <w:right w:w="120" w:type="dxa"/>
            </w:tcMar>
            <w:hideMark/>
          </w:tcPr>
          <w:p w14:paraId="52AA31A8" w14:textId="77777777" w:rsidR="00E02677" w:rsidRDefault="00E02677">
            <w:pPr>
              <w:spacing w:after="300"/>
            </w:pPr>
            <w:r>
              <w:t>0 (0.0%)</w:t>
            </w:r>
          </w:p>
        </w:tc>
      </w:tr>
    </w:tbl>
    <w:p w14:paraId="3D3C3AD1"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4AA93F6A" w14:textId="77777777" w:rsidR="00E02677" w:rsidRDefault="00E02677" w:rsidP="00E02677">
      <w:pPr>
        <w:pStyle w:val="Heading2"/>
        <w:shd w:val="clear" w:color="auto" w:fill="FFFFFF"/>
        <w:spacing w:before="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Emergency Housing Services (EHS)</w:t>
      </w:r>
    </w:p>
    <w:p w14:paraId="59F29707" w14:textId="7908E14B"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While you received Emergency Housing Services:</w:t>
      </w:r>
      <w:r>
        <w:rPr>
          <w:rFonts w:ascii="Helvetica" w:hAnsi="Helvetica" w:cs="Helvetica"/>
          <w:noProof/>
          <w:color w:val="333333"/>
          <w:sz w:val="21"/>
          <w:szCs w:val="21"/>
        </w:rPr>
        <w:drawing>
          <wp:inline distT="0" distB="0" distL="0" distR="0" wp14:anchorId="2D4E9439" wp14:editId="3F3540EF">
            <wp:extent cx="5943600" cy="5244465"/>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r>
        <w:rPr>
          <w:rFonts w:ascii="Helvetica" w:hAnsi="Helvetica" w:cs="Helvetica"/>
          <w:color w:val="333333"/>
          <w:sz w:val="21"/>
          <w:szCs w:val="21"/>
        </w:rPr>
        <w:t>Figure 6.10: Perceived Impact of Emergency Housing Services (EHS)</w:t>
      </w:r>
    </w:p>
    <w:p w14:paraId="4A98D95C" w14:textId="77777777" w:rsidR="00E02677" w:rsidRDefault="00E02677" w:rsidP="00E02677">
      <w:pPr>
        <w:pStyle w:val="NormalWeb"/>
        <w:shd w:val="clear" w:color="auto" w:fill="FFFFFF"/>
        <w:spacing w:before="0" w:beforeAutospacing="0" w:after="150" w:afterAutospacing="0"/>
        <w:rPr>
          <w:rFonts w:ascii="Helvetica" w:hAnsi="Helvetica" w:cs="Helvetica"/>
          <w:color w:val="333333"/>
          <w:sz w:val="21"/>
          <w:szCs w:val="21"/>
        </w:rPr>
      </w:pPr>
    </w:p>
    <w:p w14:paraId="64D774E3" w14:textId="77777777" w:rsidR="00E02677" w:rsidRDefault="00E02677" w:rsidP="00E02677">
      <w:pPr>
        <w:pStyle w:val="Heading3"/>
        <w:shd w:val="clear" w:color="auto" w:fill="FFFFFF"/>
        <w:spacing w:before="0" w:beforeAutospacing="0" w:after="150" w:afterAutospacing="0"/>
        <w:rPr>
          <w:rFonts w:ascii="inherit" w:hAnsi="inherit" w:cs="Helvetica"/>
          <w:b w:val="0"/>
          <w:bCs w:val="0"/>
          <w:color w:val="333333"/>
          <w:sz w:val="36"/>
          <w:szCs w:val="36"/>
        </w:rPr>
      </w:pPr>
      <w:r>
        <w:rPr>
          <w:rFonts w:ascii="inherit" w:hAnsi="inherit" w:cs="Helvetica"/>
          <w:b w:val="0"/>
          <w:bCs w:val="0"/>
          <w:color w:val="333333"/>
          <w:sz w:val="36"/>
          <w:szCs w:val="36"/>
        </w:rPr>
        <w:t>Reasons Not Using EHS</w:t>
      </w:r>
    </w:p>
    <w:p w14:paraId="38AC19D5" w14:textId="77777777" w:rsidR="00E02677" w:rsidRDefault="00E02677" w:rsidP="00E02677">
      <w:pPr>
        <w:shd w:val="clear" w:color="auto" w:fill="FFFFFF"/>
        <w:rPr>
          <w:rFonts w:ascii="Helvetica" w:hAnsi="Helvetica" w:cs="Helvetica"/>
          <w:color w:val="333333"/>
          <w:sz w:val="21"/>
          <w:szCs w:val="21"/>
        </w:rPr>
      </w:pPr>
      <w:r>
        <w:rPr>
          <w:rStyle w:val="Strong"/>
          <w:rFonts w:ascii="Helvetica" w:hAnsi="Helvetica" w:cs="Helvetica"/>
          <w:color w:val="333333"/>
          <w:sz w:val="21"/>
          <w:szCs w:val="21"/>
        </w:rPr>
        <w:t>What are the reasons you do not have Emergency Housing Services or have never used Emergency Housing Services?</w:t>
      </w:r>
    </w:p>
    <w:tbl>
      <w:tblPr>
        <w:tblW w:w="12450" w:type="dxa"/>
        <w:tblCellMar>
          <w:top w:w="15" w:type="dxa"/>
          <w:left w:w="15" w:type="dxa"/>
          <w:bottom w:w="15" w:type="dxa"/>
          <w:right w:w="15" w:type="dxa"/>
        </w:tblCellMar>
        <w:tblLook w:val="04A0" w:firstRow="1" w:lastRow="0" w:firstColumn="1" w:lastColumn="0" w:noHBand="0" w:noVBand="1"/>
      </w:tblPr>
      <w:tblGrid>
        <w:gridCol w:w="10465"/>
        <w:gridCol w:w="1985"/>
      </w:tblGrid>
      <w:tr w:rsidR="00E02677" w14:paraId="6D3A96CA" w14:textId="77777777" w:rsidTr="00E02677">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D67D366" w14:textId="77777777" w:rsidR="00E02677" w:rsidRDefault="00E02677">
            <w:pPr>
              <w:spacing w:after="300"/>
              <w:rPr>
                <w:rFonts w:ascii="Times New Roman" w:hAnsi="Times New Roman" w:cs="Times New Roman"/>
                <w:b/>
                <w:bCs/>
                <w:sz w:val="24"/>
                <w:szCs w:val="24"/>
              </w:rPr>
            </w:pPr>
            <w:r>
              <w:rPr>
                <w:b/>
                <w:bCs/>
              </w:rPr>
              <w:t>Measure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325D3C9" w14:textId="77777777" w:rsidR="00E02677" w:rsidRDefault="00E02677">
            <w:pPr>
              <w:spacing w:after="300"/>
              <w:rPr>
                <w:b/>
                <w:bCs/>
              </w:rPr>
            </w:pPr>
            <w:r>
              <w:rPr>
                <w:b/>
                <w:bCs/>
              </w:rPr>
              <w:t>Yes (%)</w:t>
            </w:r>
          </w:p>
        </w:tc>
      </w:tr>
      <w:tr w:rsidR="00E02677" w14:paraId="487B324F"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7BB7BC3D" w14:textId="77777777" w:rsidR="00E02677" w:rsidRDefault="00E02677">
            <w:pPr>
              <w:spacing w:after="300"/>
            </w:pPr>
            <w:r>
              <w:t>I don’t need Emergency Housing Services</w:t>
            </w:r>
          </w:p>
        </w:tc>
        <w:tc>
          <w:tcPr>
            <w:tcW w:w="1985" w:type="dxa"/>
            <w:tcBorders>
              <w:top w:val="single" w:sz="6" w:space="0" w:color="DDDDDD"/>
            </w:tcBorders>
            <w:shd w:val="clear" w:color="auto" w:fill="F9F9F9"/>
            <w:tcMar>
              <w:top w:w="120" w:type="dxa"/>
              <w:left w:w="120" w:type="dxa"/>
              <w:bottom w:w="120" w:type="dxa"/>
              <w:right w:w="120" w:type="dxa"/>
            </w:tcMar>
            <w:hideMark/>
          </w:tcPr>
          <w:p w14:paraId="52BD6FE9" w14:textId="77777777" w:rsidR="00E02677" w:rsidRDefault="00E02677">
            <w:pPr>
              <w:spacing w:after="300"/>
            </w:pPr>
            <w:r>
              <w:t>55 (52.9%)</w:t>
            </w:r>
          </w:p>
        </w:tc>
      </w:tr>
      <w:tr w:rsidR="00E02677" w14:paraId="32D9B99D"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3945D36C" w14:textId="77777777" w:rsidR="00E02677" w:rsidRDefault="00E02677">
            <w:pPr>
              <w:spacing w:after="300"/>
            </w:pPr>
            <w:r>
              <w:t>I was not aware that my campus had Emergency Housing Services like grants and housing placements in an emergency.</w:t>
            </w:r>
          </w:p>
        </w:tc>
        <w:tc>
          <w:tcPr>
            <w:tcW w:w="1985" w:type="dxa"/>
            <w:tcBorders>
              <w:top w:val="single" w:sz="6" w:space="0" w:color="DDDDDD"/>
            </w:tcBorders>
            <w:shd w:val="clear" w:color="auto" w:fill="auto"/>
            <w:tcMar>
              <w:top w:w="120" w:type="dxa"/>
              <w:left w:w="120" w:type="dxa"/>
              <w:bottom w:w="120" w:type="dxa"/>
              <w:right w:w="120" w:type="dxa"/>
            </w:tcMar>
            <w:hideMark/>
          </w:tcPr>
          <w:p w14:paraId="46CC9E17" w14:textId="77777777" w:rsidR="00E02677" w:rsidRDefault="00E02677">
            <w:pPr>
              <w:spacing w:after="300"/>
            </w:pPr>
            <w:r>
              <w:t>50 (48.1%)</w:t>
            </w:r>
          </w:p>
        </w:tc>
      </w:tr>
      <w:tr w:rsidR="00E02677" w14:paraId="655DCAA6"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65B28D08" w14:textId="77777777" w:rsidR="00E02677" w:rsidRDefault="00E02677">
            <w:pPr>
              <w:spacing w:after="300"/>
            </w:pPr>
            <w:r>
              <w:t>Other</w:t>
            </w:r>
          </w:p>
        </w:tc>
        <w:tc>
          <w:tcPr>
            <w:tcW w:w="1985" w:type="dxa"/>
            <w:tcBorders>
              <w:top w:val="single" w:sz="6" w:space="0" w:color="DDDDDD"/>
            </w:tcBorders>
            <w:shd w:val="clear" w:color="auto" w:fill="F9F9F9"/>
            <w:tcMar>
              <w:top w:w="120" w:type="dxa"/>
              <w:left w:w="120" w:type="dxa"/>
              <w:bottom w:w="120" w:type="dxa"/>
              <w:right w:w="120" w:type="dxa"/>
            </w:tcMar>
            <w:hideMark/>
          </w:tcPr>
          <w:p w14:paraId="0DD95350" w14:textId="77777777" w:rsidR="00E02677" w:rsidRDefault="00E02677">
            <w:pPr>
              <w:spacing w:after="300"/>
            </w:pPr>
            <w:r>
              <w:t>5 (4.8%)</w:t>
            </w:r>
          </w:p>
        </w:tc>
      </w:tr>
      <w:tr w:rsidR="00E02677" w14:paraId="08DE5E6C"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5A34310C" w14:textId="77777777" w:rsidR="00E02677" w:rsidRDefault="00E02677">
            <w:pPr>
              <w:spacing w:after="300"/>
            </w:pPr>
            <w:r>
              <w:t>I am embarrassed or ashamed to apply for Emergency Housing Services.</w:t>
            </w:r>
          </w:p>
        </w:tc>
        <w:tc>
          <w:tcPr>
            <w:tcW w:w="1985" w:type="dxa"/>
            <w:tcBorders>
              <w:top w:val="single" w:sz="6" w:space="0" w:color="DDDDDD"/>
            </w:tcBorders>
            <w:shd w:val="clear" w:color="auto" w:fill="auto"/>
            <w:tcMar>
              <w:top w:w="120" w:type="dxa"/>
              <w:left w:w="120" w:type="dxa"/>
              <w:bottom w:w="120" w:type="dxa"/>
              <w:right w:w="120" w:type="dxa"/>
            </w:tcMar>
            <w:hideMark/>
          </w:tcPr>
          <w:p w14:paraId="1F4A8509" w14:textId="77777777" w:rsidR="00E02677" w:rsidRDefault="00E02677">
            <w:pPr>
              <w:spacing w:after="300"/>
            </w:pPr>
            <w:r>
              <w:t>4 (3.8%)</w:t>
            </w:r>
          </w:p>
        </w:tc>
      </w:tr>
      <w:tr w:rsidR="00E02677" w14:paraId="11DE1A29"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55D918E5" w14:textId="77777777" w:rsidR="00E02677" w:rsidRDefault="00E02677">
            <w:pPr>
              <w:spacing w:after="300"/>
            </w:pPr>
            <w:r>
              <w:t>The Emergency Housing Services application is too difficult to complete.</w:t>
            </w:r>
          </w:p>
        </w:tc>
        <w:tc>
          <w:tcPr>
            <w:tcW w:w="1985" w:type="dxa"/>
            <w:tcBorders>
              <w:top w:val="single" w:sz="6" w:space="0" w:color="DDDDDD"/>
            </w:tcBorders>
            <w:shd w:val="clear" w:color="auto" w:fill="F9F9F9"/>
            <w:tcMar>
              <w:top w:w="120" w:type="dxa"/>
              <w:left w:w="120" w:type="dxa"/>
              <w:bottom w:w="120" w:type="dxa"/>
              <w:right w:w="120" w:type="dxa"/>
            </w:tcMar>
            <w:hideMark/>
          </w:tcPr>
          <w:p w14:paraId="049CE3DC" w14:textId="77777777" w:rsidR="00E02677" w:rsidRDefault="00E02677">
            <w:pPr>
              <w:spacing w:after="300"/>
            </w:pPr>
            <w:r>
              <w:t>3 (2.9%)</w:t>
            </w:r>
          </w:p>
        </w:tc>
      </w:tr>
      <w:tr w:rsidR="00E02677" w14:paraId="71AB2149"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109E42F5" w14:textId="77777777" w:rsidR="00E02677" w:rsidRDefault="00E02677">
            <w:pPr>
              <w:spacing w:after="300"/>
            </w:pPr>
            <w:r>
              <w:t>The emergency housing grant/money is not enough to support what I need, so not worth my time to apply for it.</w:t>
            </w:r>
          </w:p>
        </w:tc>
        <w:tc>
          <w:tcPr>
            <w:tcW w:w="1985" w:type="dxa"/>
            <w:tcBorders>
              <w:top w:val="single" w:sz="6" w:space="0" w:color="DDDDDD"/>
            </w:tcBorders>
            <w:shd w:val="clear" w:color="auto" w:fill="auto"/>
            <w:tcMar>
              <w:top w:w="120" w:type="dxa"/>
              <w:left w:w="120" w:type="dxa"/>
              <w:bottom w:w="120" w:type="dxa"/>
              <w:right w:w="120" w:type="dxa"/>
            </w:tcMar>
            <w:hideMark/>
          </w:tcPr>
          <w:p w14:paraId="227B5CFD" w14:textId="77777777" w:rsidR="00E02677" w:rsidRDefault="00E02677">
            <w:pPr>
              <w:spacing w:after="300"/>
            </w:pPr>
            <w:r>
              <w:t>3 (2.9%)</w:t>
            </w:r>
          </w:p>
        </w:tc>
      </w:tr>
      <w:tr w:rsidR="00E02677" w14:paraId="2A8D9317" w14:textId="77777777" w:rsidTr="00E02677">
        <w:tc>
          <w:tcPr>
            <w:tcW w:w="0" w:type="auto"/>
            <w:tcBorders>
              <w:top w:val="single" w:sz="6" w:space="0" w:color="DDDDDD"/>
            </w:tcBorders>
            <w:shd w:val="clear" w:color="auto" w:fill="F9F9F9"/>
            <w:tcMar>
              <w:top w:w="120" w:type="dxa"/>
              <w:left w:w="120" w:type="dxa"/>
              <w:bottom w:w="120" w:type="dxa"/>
              <w:right w:w="120" w:type="dxa"/>
            </w:tcMar>
            <w:hideMark/>
          </w:tcPr>
          <w:p w14:paraId="4D28E362" w14:textId="77777777" w:rsidR="00E02677" w:rsidRDefault="00E02677">
            <w:pPr>
              <w:spacing w:after="300"/>
            </w:pPr>
            <w:r>
              <w:t>No time to complete the Emergency Housing application or contact the Emergency Housing Staff.</w:t>
            </w:r>
          </w:p>
        </w:tc>
        <w:tc>
          <w:tcPr>
            <w:tcW w:w="1985" w:type="dxa"/>
            <w:tcBorders>
              <w:top w:val="single" w:sz="6" w:space="0" w:color="DDDDDD"/>
            </w:tcBorders>
            <w:shd w:val="clear" w:color="auto" w:fill="F9F9F9"/>
            <w:tcMar>
              <w:top w:w="120" w:type="dxa"/>
              <w:left w:w="120" w:type="dxa"/>
              <w:bottom w:w="120" w:type="dxa"/>
              <w:right w:w="120" w:type="dxa"/>
            </w:tcMar>
            <w:hideMark/>
          </w:tcPr>
          <w:p w14:paraId="34A7F5CD" w14:textId="77777777" w:rsidR="00E02677" w:rsidRDefault="00E02677">
            <w:pPr>
              <w:spacing w:after="300"/>
            </w:pPr>
            <w:r>
              <w:t>2 (1.9%)</w:t>
            </w:r>
          </w:p>
        </w:tc>
      </w:tr>
      <w:tr w:rsidR="00E02677" w14:paraId="6712AB8D" w14:textId="77777777" w:rsidTr="00E02677">
        <w:tc>
          <w:tcPr>
            <w:tcW w:w="0" w:type="auto"/>
            <w:tcBorders>
              <w:top w:val="single" w:sz="6" w:space="0" w:color="DDDDDD"/>
            </w:tcBorders>
            <w:shd w:val="clear" w:color="auto" w:fill="auto"/>
            <w:tcMar>
              <w:top w:w="120" w:type="dxa"/>
              <w:left w:w="120" w:type="dxa"/>
              <w:bottom w:w="120" w:type="dxa"/>
              <w:right w:w="120" w:type="dxa"/>
            </w:tcMar>
            <w:hideMark/>
          </w:tcPr>
          <w:p w14:paraId="14509620" w14:textId="77777777" w:rsidR="00E02677" w:rsidRDefault="00E02677">
            <w:pPr>
              <w:spacing w:after="300"/>
            </w:pPr>
            <w:r>
              <w:t xml:space="preserve">I do not believe in social services like Emergency Housing Services, </w:t>
            </w:r>
            <w:proofErr w:type="spellStart"/>
            <w:r>
              <w:t>MediCal</w:t>
            </w:r>
            <w:proofErr w:type="spellEnd"/>
            <w:r>
              <w:t xml:space="preserve">, </w:t>
            </w:r>
            <w:proofErr w:type="spellStart"/>
            <w:r>
              <w:t>CalFresh</w:t>
            </w:r>
            <w:proofErr w:type="spellEnd"/>
            <w:r>
              <w:t>, or Welfare/Cash Aid.</w:t>
            </w:r>
          </w:p>
        </w:tc>
        <w:tc>
          <w:tcPr>
            <w:tcW w:w="1985" w:type="dxa"/>
            <w:tcBorders>
              <w:top w:val="single" w:sz="6" w:space="0" w:color="DDDDDD"/>
            </w:tcBorders>
            <w:shd w:val="clear" w:color="auto" w:fill="auto"/>
            <w:tcMar>
              <w:top w:w="120" w:type="dxa"/>
              <w:left w:w="120" w:type="dxa"/>
              <w:bottom w:w="120" w:type="dxa"/>
              <w:right w:w="120" w:type="dxa"/>
            </w:tcMar>
            <w:hideMark/>
          </w:tcPr>
          <w:p w14:paraId="729C0903" w14:textId="77777777" w:rsidR="00E02677" w:rsidRDefault="00E02677">
            <w:pPr>
              <w:spacing w:after="300"/>
            </w:pPr>
            <w:r>
              <w:t>0 (0.0%)</w:t>
            </w:r>
          </w:p>
        </w:tc>
      </w:tr>
    </w:tbl>
    <w:p w14:paraId="1CDB5571" w14:textId="302497DB" w:rsidR="00E02677" w:rsidRDefault="00E02677" w:rsidP="00180623">
      <w:pPr>
        <w:rPr>
          <w:sz w:val="24"/>
          <w:szCs w:val="24"/>
        </w:rPr>
      </w:pPr>
      <w:r>
        <w:rPr>
          <w:rFonts w:ascii="Helvetica" w:hAnsi="Helvetica" w:cs="Helvetica"/>
          <w:color w:val="333333"/>
          <w:sz w:val="21"/>
          <w:szCs w:val="21"/>
        </w:rPr>
        <w:br/>
      </w:r>
      <w:r>
        <w:rPr>
          <w:noProof/>
        </w:rPr>
        <w:drawing>
          <wp:inline distT="0" distB="0" distL="0" distR="0" wp14:anchorId="3A9914B1" wp14:editId="57349004">
            <wp:extent cx="5943600" cy="1846580"/>
            <wp:effectExtent l="0" t="0" r="0" b="127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6580"/>
                    </a:xfrm>
                    <a:prstGeom prst="rect">
                      <a:avLst/>
                    </a:prstGeom>
                    <a:noFill/>
                    <a:ln>
                      <a:noFill/>
                    </a:ln>
                  </pic:spPr>
                </pic:pic>
              </a:graphicData>
            </a:graphic>
          </wp:inline>
        </w:drawing>
      </w:r>
    </w:p>
    <w:p w14:paraId="06E288F3" w14:textId="3BAC8454" w:rsidR="007F6ADD" w:rsidRDefault="007F6ADD" w:rsidP="00180623">
      <w:pPr>
        <w:rPr>
          <w:sz w:val="24"/>
          <w:szCs w:val="24"/>
        </w:rPr>
      </w:pPr>
    </w:p>
    <w:p w14:paraId="645D713E" w14:textId="6FCE327C" w:rsidR="007F6ADD" w:rsidRDefault="007F6ADD" w:rsidP="00180623">
      <w:pPr>
        <w:rPr>
          <w:sz w:val="24"/>
          <w:szCs w:val="24"/>
        </w:rPr>
      </w:pPr>
    </w:p>
    <w:p w14:paraId="5473AC84" w14:textId="74AE2C53" w:rsidR="007F6ADD" w:rsidRDefault="007F6ADD" w:rsidP="00180623">
      <w:pPr>
        <w:rPr>
          <w:sz w:val="24"/>
          <w:szCs w:val="24"/>
        </w:rPr>
      </w:pPr>
    </w:p>
    <w:p w14:paraId="58E76D54" w14:textId="415A0F0D" w:rsidR="007F6ADD" w:rsidRDefault="007F6ADD" w:rsidP="00180623">
      <w:pPr>
        <w:rPr>
          <w:sz w:val="24"/>
          <w:szCs w:val="24"/>
        </w:rPr>
      </w:pPr>
    </w:p>
    <w:p w14:paraId="71CB4F23" w14:textId="1FA7EDE0" w:rsidR="007F6ADD" w:rsidRDefault="007F6ADD" w:rsidP="00180623">
      <w:pPr>
        <w:rPr>
          <w:sz w:val="24"/>
          <w:szCs w:val="24"/>
        </w:rPr>
      </w:pPr>
    </w:p>
    <w:p w14:paraId="6F55260A" w14:textId="77777777" w:rsidR="007F6ADD" w:rsidRDefault="007F6ADD" w:rsidP="007F6ADD">
      <w:pPr>
        <w:pStyle w:val="Heading1"/>
        <w:rPr>
          <w:rFonts w:ascii="inherit" w:hAnsi="inherit" w:cs="Helvetica"/>
          <w:color w:val="333333"/>
          <w:sz w:val="57"/>
          <w:szCs w:val="57"/>
        </w:rPr>
      </w:pPr>
      <w:r>
        <w:rPr>
          <w:rFonts w:cs="Helvetica"/>
          <w:color w:val="333333"/>
          <w:sz w:val="57"/>
          <w:szCs w:val="57"/>
        </w:rPr>
        <w:t>Food Security</w:t>
      </w:r>
    </w:p>
    <w:p w14:paraId="30A14E5C"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The following questions were asked in regard to students’ feelings towards food security </w:t>
      </w:r>
      <w:commentRangeStart w:id="315"/>
      <w:r>
        <w:rPr>
          <w:rFonts w:ascii="Helvetica" w:hAnsi="Helvetica" w:cs="Helvetica"/>
          <w:color w:val="333333"/>
          <w:sz w:val="21"/>
          <w:szCs w:val="21"/>
        </w:rPr>
        <w:t>due to a lack of or no money</w:t>
      </w:r>
      <w:commentRangeEnd w:id="315"/>
      <w:r w:rsidR="00FC211A">
        <w:rPr>
          <w:rStyle w:val="CommentReference"/>
          <w:rFonts w:asciiTheme="minorHAnsi" w:eastAsiaTheme="minorHAnsi" w:hAnsiTheme="minorHAnsi" w:cstheme="minorBidi"/>
        </w:rPr>
        <w:commentReference w:id="315"/>
      </w:r>
      <w:r>
        <w:rPr>
          <w:rFonts w:ascii="Helvetica" w:hAnsi="Helvetica" w:cs="Helvetica"/>
          <w:color w:val="333333"/>
          <w:sz w:val="21"/>
          <w:szCs w:val="21"/>
        </w:rPr>
        <w:t xml:space="preserve">. Students were asked </w:t>
      </w:r>
      <w:commentRangeStart w:id="316"/>
      <w:proofErr w:type="spellStart"/>
      <w:r w:rsidRPr="00FC211A">
        <w:rPr>
          <w:rFonts w:ascii="Helvetica" w:hAnsi="Helvetica" w:cs="Helvetica"/>
          <w:strike/>
          <w:color w:val="FF0000"/>
          <w:sz w:val="21"/>
          <w:szCs w:val="21"/>
        </w:rPr>
        <w:t>in</w:t>
      </w:r>
      <w:proofErr w:type="spellEnd"/>
      <w:r w:rsidRPr="00FC211A">
        <w:rPr>
          <w:rFonts w:ascii="Helvetica" w:hAnsi="Helvetica" w:cs="Helvetica"/>
          <w:strike/>
          <w:color w:val="FF0000"/>
          <w:sz w:val="21"/>
          <w:szCs w:val="21"/>
        </w:rPr>
        <w:t xml:space="preserve"> they had to cut or skip meals (and how often),</w:t>
      </w:r>
      <w:r w:rsidRPr="00FC211A">
        <w:rPr>
          <w:rFonts w:ascii="Helvetica" w:hAnsi="Helvetica" w:cs="Helvetica"/>
          <w:color w:val="FF0000"/>
          <w:sz w:val="21"/>
          <w:szCs w:val="21"/>
        </w:rPr>
        <w:t xml:space="preserve"> </w:t>
      </w:r>
      <w:commentRangeEnd w:id="316"/>
      <w:r w:rsidR="00FC211A">
        <w:rPr>
          <w:rStyle w:val="CommentReference"/>
          <w:rFonts w:asciiTheme="minorHAnsi" w:eastAsiaTheme="minorHAnsi" w:hAnsiTheme="minorHAnsi" w:cstheme="minorBidi"/>
        </w:rPr>
        <w:commentReference w:id="316"/>
      </w:r>
      <w:r>
        <w:rPr>
          <w:rFonts w:ascii="Helvetica" w:hAnsi="Helvetica" w:cs="Helvetica"/>
          <w:color w:val="333333"/>
          <w:sz w:val="21"/>
          <w:szCs w:val="21"/>
        </w:rPr>
        <w:t>went entire days without eating, and other situations due to a lack of money. Students were also asked how they handled situations when they had run out of money for food, and if they had gotten any assistance.</w:t>
      </w:r>
    </w:p>
    <w:p w14:paraId="3747FBA9" w14:textId="77777777" w:rsidR="007F6ADD" w:rsidRDefault="007F6ADD" w:rsidP="007F6ADD">
      <w:pPr>
        <w:pStyle w:val="NormalWeb"/>
        <w:rPr>
          <w:rFonts w:ascii="Helvetica" w:hAnsi="Helvetica" w:cs="Helvetica"/>
          <w:color w:val="333333"/>
          <w:sz w:val="21"/>
          <w:szCs w:val="21"/>
        </w:rPr>
      </w:pPr>
    </w:p>
    <w:p w14:paraId="5F8E4CDF" w14:textId="77777777" w:rsidR="007F6ADD" w:rsidRDefault="007F6ADD" w:rsidP="007F6ADD">
      <w:pPr>
        <w:pStyle w:val="Heading2"/>
        <w:rPr>
          <w:rFonts w:ascii="inherit" w:hAnsi="inherit" w:cs="Helvetica"/>
          <w:color w:val="333333"/>
          <w:sz w:val="45"/>
          <w:szCs w:val="45"/>
        </w:rPr>
      </w:pPr>
      <w:r>
        <w:rPr>
          <w:rFonts w:cs="Helvetica"/>
          <w:color w:val="333333"/>
        </w:rPr>
        <w:t>Food Eaten in Household</w:t>
      </w:r>
    </w:p>
    <w:p w14:paraId="7127F5FA"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For the following statements, please state whether they were often true, sometimes true, or never true for you/your household in the last 30 days.</w:t>
      </w:r>
    </w:p>
    <w:p w14:paraId="25147866" w14:textId="77777777" w:rsidR="007F6ADD" w:rsidRDefault="007F6ADD" w:rsidP="007F6ADD">
      <w:pPr>
        <w:pStyle w:val="NormalWeb"/>
        <w:rPr>
          <w:rFonts w:ascii="Helvetica" w:hAnsi="Helvetica" w:cs="Helvetica"/>
          <w:color w:val="333333"/>
          <w:sz w:val="21"/>
          <w:szCs w:val="21"/>
        </w:rPr>
      </w:pPr>
      <w:r>
        <w:rPr>
          <w:rStyle w:val="Emphasis"/>
          <w:rFonts w:ascii="Helvetica" w:hAnsi="Helvetica" w:cs="Helvetica"/>
          <w:color w:val="333333"/>
          <w:sz w:val="21"/>
          <w:szCs w:val="21"/>
        </w:rPr>
        <w:t xml:space="preserve">Household is determined by the number of people you purchase and prepare food with. This may or may not include your roommates. </w:t>
      </w:r>
      <w:r>
        <w:rPr>
          <w:rFonts w:ascii="Helvetica" w:hAnsi="Helvetica" w:cs="Helvetica"/>
          <w:noProof/>
          <w:color w:val="333333"/>
          <w:sz w:val="21"/>
          <w:szCs w:val="21"/>
        </w:rPr>
        <w:drawing>
          <wp:inline distT="0" distB="0" distL="0" distR="0" wp14:anchorId="5599ACED" wp14:editId="038BE3D5">
            <wp:extent cx="5486400" cy="3657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5486400" cy="3657627"/>
                    </a:xfrm>
                    <a:prstGeom prst="rect">
                      <a:avLst/>
                    </a:prstGeom>
                    <a:noFill/>
                    <a:ln>
                      <a:noFill/>
                    </a:ln>
                  </pic:spPr>
                </pic:pic>
              </a:graphicData>
            </a:graphic>
          </wp:inline>
        </w:drawing>
      </w:r>
      <w:r>
        <w:rPr>
          <w:rFonts w:ascii="Helvetica" w:hAnsi="Helvetica" w:cs="Helvetica"/>
          <w:color w:val="333333"/>
          <w:sz w:val="21"/>
          <w:szCs w:val="21"/>
        </w:rPr>
        <w:t>Figure 7.1: Food Eaten in Household</w:t>
      </w:r>
    </w:p>
    <w:p w14:paraId="1D5BAF35" w14:textId="17B45A19" w:rsidR="007F6ADD" w:rsidRDefault="007F6ADD" w:rsidP="007F6ADD">
      <w:pPr>
        <w:pStyle w:val="NormalWeb"/>
        <w:rPr>
          <w:rFonts w:ascii="Helvetica" w:hAnsi="Helvetica" w:cs="Helvetica"/>
          <w:color w:val="333333"/>
          <w:sz w:val="21"/>
          <w:szCs w:val="21"/>
        </w:rPr>
      </w:pPr>
    </w:p>
    <w:p w14:paraId="7CF1411A" w14:textId="4E5B8DD9" w:rsidR="00EA3525" w:rsidRDefault="00EA3525" w:rsidP="007F6ADD">
      <w:pPr>
        <w:pStyle w:val="NormalWeb"/>
        <w:rPr>
          <w:rFonts w:ascii="Helvetica" w:hAnsi="Helvetica" w:cs="Helvetica"/>
          <w:color w:val="333333"/>
          <w:sz w:val="21"/>
          <w:szCs w:val="21"/>
        </w:rPr>
      </w:pPr>
    </w:p>
    <w:p w14:paraId="295DA8C2" w14:textId="77777777" w:rsidR="00EA3525" w:rsidRDefault="00EA3525" w:rsidP="007F6ADD">
      <w:pPr>
        <w:pStyle w:val="NormalWeb"/>
        <w:rPr>
          <w:rFonts w:ascii="Helvetica" w:hAnsi="Helvetica" w:cs="Helvetica"/>
          <w:color w:val="333333"/>
          <w:sz w:val="21"/>
          <w:szCs w:val="21"/>
        </w:rPr>
      </w:pPr>
    </w:p>
    <w:p w14:paraId="615D4909" w14:textId="77777777" w:rsidR="007F6ADD" w:rsidRDefault="007F6ADD" w:rsidP="007F6ADD">
      <w:pPr>
        <w:pStyle w:val="Heading3"/>
        <w:rPr>
          <w:rFonts w:ascii="inherit" w:hAnsi="inherit" w:cs="Helvetica"/>
          <w:color w:val="333333"/>
          <w:sz w:val="36"/>
          <w:szCs w:val="36"/>
        </w:rPr>
      </w:pPr>
      <w:r>
        <w:rPr>
          <w:rFonts w:cs="Helvetica"/>
          <w:color w:val="333333"/>
        </w:rPr>
        <w:t>Food Insecurity</w:t>
      </w:r>
    </w:p>
    <w:p w14:paraId="52C7D4BB" w14:textId="77777777" w:rsidR="007F6ADD" w:rsidRDefault="007F6ADD" w:rsidP="007F6ADD">
      <w:pPr>
        <w:pStyle w:val="NormalWeb"/>
        <w:rPr>
          <w:rFonts w:ascii="Helvetica" w:eastAsiaTheme="minorEastAsia" w:hAnsi="Helvetica" w:cs="Helvetica"/>
          <w:color w:val="333333"/>
          <w:sz w:val="21"/>
          <w:szCs w:val="21"/>
        </w:rPr>
      </w:pPr>
      <w:commentRangeStart w:id="317"/>
      <w:r w:rsidRPr="00EA3525">
        <w:rPr>
          <w:rFonts w:ascii="Helvetica" w:hAnsi="Helvetica" w:cs="Helvetica"/>
          <w:strike/>
          <w:color w:val="FF0000"/>
          <w:sz w:val="21"/>
          <w:szCs w:val="21"/>
        </w:rPr>
        <w:t>The following was</w:t>
      </w:r>
      <w:commentRangeEnd w:id="317"/>
      <w:r w:rsidR="00EA3525">
        <w:rPr>
          <w:rStyle w:val="CommentReference"/>
          <w:rFonts w:asciiTheme="minorHAnsi" w:eastAsiaTheme="minorHAnsi" w:hAnsiTheme="minorHAnsi" w:cstheme="minorBidi"/>
        </w:rPr>
        <w:commentReference w:id="317"/>
      </w:r>
      <w:r>
        <w:rPr>
          <w:rFonts w:ascii="Helvetica" w:hAnsi="Helvetica" w:cs="Helvetica"/>
          <w:color w:val="333333"/>
          <w:sz w:val="21"/>
          <w:szCs w:val="21"/>
        </w:rPr>
        <w:t xml:space="preserve"> determined using the </w:t>
      </w:r>
      <w:commentRangeStart w:id="318"/>
      <w:r w:rsidRPr="008F143E">
        <w:rPr>
          <w:rFonts w:ascii="Helvetica" w:hAnsi="Helvetica" w:cs="Helvetica"/>
          <w:strike/>
          <w:color w:val="FF0000"/>
          <w:sz w:val="21"/>
          <w:szCs w:val="21"/>
        </w:rPr>
        <w:t xml:space="preserve">two </w:t>
      </w:r>
      <w:proofErr w:type="gramStart"/>
      <w:r w:rsidRPr="008F143E">
        <w:rPr>
          <w:rFonts w:ascii="Helvetica" w:hAnsi="Helvetica" w:cs="Helvetica"/>
          <w:strike/>
          <w:color w:val="FF0000"/>
          <w:sz w:val="21"/>
          <w:szCs w:val="21"/>
        </w:rPr>
        <w:t>item</w:t>
      </w:r>
      <w:proofErr w:type="gramEnd"/>
      <w:r w:rsidRPr="008F143E">
        <w:rPr>
          <w:rFonts w:ascii="Helvetica" w:hAnsi="Helvetica" w:cs="Helvetica"/>
          <w:strike/>
          <w:color w:val="FF0000"/>
          <w:sz w:val="21"/>
          <w:szCs w:val="21"/>
        </w:rPr>
        <w:t xml:space="preserve"> </w:t>
      </w:r>
      <w:commentRangeEnd w:id="318"/>
      <w:r w:rsidR="008F143E">
        <w:rPr>
          <w:rStyle w:val="CommentReference"/>
          <w:rFonts w:asciiTheme="minorHAnsi" w:eastAsiaTheme="minorHAnsi" w:hAnsiTheme="minorHAnsi" w:cstheme="minorBidi"/>
        </w:rPr>
        <w:commentReference w:id="318"/>
      </w:r>
      <w:r>
        <w:rPr>
          <w:rFonts w:ascii="Helvetica" w:hAnsi="Helvetica" w:cs="Helvetica"/>
          <w:color w:val="333333"/>
          <w:sz w:val="21"/>
          <w:szCs w:val="21"/>
        </w:rPr>
        <w:t>food insecurity screening questions. If a student answered “sometimes true” or “often true” to either question, they were considered to be food insecure (n=106, 86% of 123 reporting)</w:t>
      </w:r>
      <w:commentRangeStart w:id="319"/>
      <w:r>
        <w:rPr>
          <w:rFonts w:ascii="Helvetica" w:hAnsi="Helvetica" w:cs="Helvetica"/>
          <w:color w:val="333333"/>
          <w:sz w:val="21"/>
          <w:szCs w:val="21"/>
        </w:rPr>
        <w:t>.:</w:t>
      </w:r>
      <w:commentRangeEnd w:id="319"/>
      <w:r w:rsidR="00C8149E">
        <w:rPr>
          <w:rStyle w:val="CommentReference"/>
          <w:rFonts w:asciiTheme="minorHAnsi" w:eastAsiaTheme="minorHAnsi" w:hAnsiTheme="minorHAnsi" w:cstheme="minorBidi"/>
        </w:rPr>
        <w:commentReference w:id="319"/>
      </w:r>
    </w:p>
    <w:p w14:paraId="5738EA71" w14:textId="77777777" w:rsidR="007F6ADD" w:rsidRDefault="007F6ADD" w:rsidP="007F6ADD">
      <w:pPr>
        <w:numPr>
          <w:ilvl w:val="0"/>
          <w:numId w:val="7"/>
        </w:numPr>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“I/We worried whether food would run out before I/we got money to buy more.”</w:t>
      </w:r>
    </w:p>
    <w:p w14:paraId="3D86C918" w14:textId="77777777" w:rsidR="007F6ADD" w:rsidRDefault="007F6ADD" w:rsidP="007F6ADD">
      <w:pPr>
        <w:numPr>
          <w:ilvl w:val="0"/>
          <w:numId w:val="7"/>
        </w:numPr>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“The food that I/we bought just didn’t last, and I/we didn’t have money to get more.”</w:t>
      </w:r>
    </w:p>
    <w:p w14:paraId="25F64084" w14:textId="07258C80" w:rsidR="007F6ADD" w:rsidRPr="008F143E" w:rsidRDefault="007F6ADD" w:rsidP="007F6ADD">
      <w:pPr>
        <w:pStyle w:val="NormalWeb"/>
        <w:rPr>
          <w:rFonts w:ascii="Helvetica" w:eastAsiaTheme="minorEastAsia" w:hAnsi="Helvetica" w:cs="Helvetica"/>
          <w:color w:val="333333"/>
          <w:sz w:val="21"/>
          <w:szCs w:val="21"/>
        </w:rPr>
      </w:pPr>
      <w:r>
        <w:rPr>
          <w:rFonts w:ascii="Helvetica" w:hAnsi="Helvetica" w:cs="Helvetica"/>
          <w:noProof/>
          <w:color w:val="333333"/>
          <w:sz w:val="21"/>
          <w:szCs w:val="21"/>
        </w:rPr>
        <w:drawing>
          <wp:inline distT="0" distB="0" distL="0" distR="0" wp14:anchorId="28B00CCA" wp14:editId="04E773E2">
            <wp:extent cx="4114800" cy="32004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4114800" cy="3200423"/>
                    </a:xfrm>
                    <a:prstGeom prst="rect">
                      <a:avLst/>
                    </a:prstGeom>
                    <a:noFill/>
                    <a:ln>
                      <a:noFill/>
                    </a:ln>
                  </pic:spPr>
                </pic:pic>
              </a:graphicData>
            </a:graphic>
          </wp:inline>
        </w:drawing>
      </w:r>
      <w:r>
        <w:rPr>
          <w:rFonts w:ascii="Helvetica" w:hAnsi="Helvetica" w:cs="Helvetica"/>
          <w:color w:val="333333"/>
          <w:sz w:val="21"/>
          <w:szCs w:val="21"/>
        </w:rPr>
        <w:br/>
        <w:t xml:space="preserve">Figure 7.2: Two Item Food Insecure </w:t>
      </w:r>
    </w:p>
    <w:p w14:paraId="7315CD42"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 xml:space="preserve">Of the survey participants, the data indicates that </w:t>
      </w:r>
      <w:commentRangeStart w:id="320"/>
      <w:r w:rsidRPr="008F143E">
        <w:rPr>
          <w:rFonts w:ascii="Helvetica" w:hAnsi="Helvetica" w:cs="Helvetica"/>
          <w:strike/>
          <w:color w:val="FF0000"/>
          <w:sz w:val="21"/>
          <w:szCs w:val="21"/>
        </w:rPr>
        <w:t>the majority</w:t>
      </w:r>
      <w:r w:rsidRPr="008F143E">
        <w:rPr>
          <w:rFonts w:ascii="Helvetica" w:hAnsi="Helvetica" w:cs="Helvetica"/>
          <w:color w:val="FF0000"/>
          <w:sz w:val="21"/>
          <w:szCs w:val="21"/>
        </w:rPr>
        <w:t xml:space="preserve"> </w:t>
      </w:r>
      <w:commentRangeEnd w:id="320"/>
      <w:r w:rsidR="008F143E">
        <w:rPr>
          <w:rStyle w:val="CommentReference"/>
          <w:rFonts w:asciiTheme="minorHAnsi" w:eastAsiaTheme="minorHAnsi" w:hAnsiTheme="minorHAnsi" w:cstheme="minorBidi"/>
        </w:rPr>
        <w:commentReference w:id="320"/>
      </w:r>
      <w:r w:rsidRPr="008F143E">
        <w:rPr>
          <w:rFonts w:ascii="Helvetica" w:hAnsi="Helvetica" w:cs="Helvetica"/>
          <w:strike/>
          <w:color w:val="FF0000"/>
          <w:sz w:val="21"/>
          <w:szCs w:val="21"/>
        </w:rPr>
        <w:t>of them</w:t>
      </w:r>
      <w:r w:rsidRPr="008F143E">
        <w:rPr>
          <w:rFonts w:ascii="Helvetica" w:hAnsi="Helvetica" w:cs="Helvetica"/>
          <w:color w:val="FF0000"/>
          <w:sz w:val="21"/>
          <w:szCs w:val="21"/>
        </w:rPr>
        <w:t xml:space="preserve"> </w:t>
      </w:r>
      <w:r>
        <w:rPr>
          <w:rFonts w:ascii="Helvetica" w:hAnsi="Helvetica" w:cs="Helvetica"/>
          <w:color w:val="333333"/>
          <w:sz w:val="21"/>
          <w:szCs w:val="21"/>
        </w:rPr>
        <w:t xml:space="preserve">are considered to be food insecure </w:t>
      </w:r>
      <w:r w:rsidRPr="008F143E">
        <w:rPr>
          <w:rFonts w:ascii="Helvetica" w:hAnsi="Helvetica" w:cs="Helvetica"/>
          <w:strike/>
          <w:color w:val="FF0000"/>
          <w:sz w:val="21"/>
          <w:szCs w:val="21"/>
        </w:rPr>
        <w:t>(57 people). There are</w:t>
      </w:r>
      <w:r w:rsidRPr="008F143E">
        <w:rPr>
          <w:rFonts w:ascii="Helvetica" w:hAnsi="Helvetica" w:cs="Helvetica"/>
          <w:color w:val="FF0000"/>
          <w:sz w:val="21"/>
          <w:szCs w:val="21"/>
        </w:rPr>
        <w:t xml:space="preserve"> </w:t>
      </w:r>
      <w:r>
        <w:rPr>
          <w:rFonts w:ascii="Helvetica" w:hAnsi="Helvetica" w:cs="Helvetica"/>
          <w:color w:val="333333"/>
          <w:sz w:val="21"/>
          <w:szCs w:val="21"/>
        </w:rPr>
        <w:t xml:space="preserve">49 survey participants </w:t>
      </w:r>
      <w:commentRangeStart w:id="321"/>
      <w:r w:rsidRPr="008F143E">
        <w:rPr>
          <w:rFonts w:ascii="Helvetica" w:hAnsi="Helvetica" w:cs="Helvetica"/>
          <w:color w:val="FF0000"/>
          <w:sz w:val="21"/>
          <w:szCs w:val="21"/>
        </w:rPr>
        <w:t xml:space="preserve">not </w:t>
      </w:r>
      <w:commentRangeEnd w:id="321"/>
      <w:r w:rsidR="008F143E">
        <w:rPr>
          <w:rStyle w:val="CommentReference"/>
          <w:rFonts w:asciiTheme="minorHAnsi" w:eastAsiaTheme="minorHAnsi" w:hAnsiTheme="minorHAnsi" w:cstheme="minorBidi"/>
        </w:rPr>
        <w:commentReference w:id="321"/>
      </w:r>
      <w:r w:rsidRPr="008F143E">
        <w:rPr>
          <w:rFonts w:ascii="Helvetica" w:hAnsi="Helvetica" w:cs="Helvetica"/>
          <w:strike/>
          <w:color w:val="FF0000"/>
          <w:sz w:val="21"/>
          <w:szCs w:val="21"/>
        </w:rPr>
        <w:t>considered to be food insecure</w:t>
      </w:r>
      <w:r>
        <w:rPr>
          <w:rFonts w:ascii="Helvetica" w:hAnsi="Helvetica" w:cs="Helvetica"/>
          <w:color w:val="333333"/>
          <w:sz w:val="21"/>
          <w:szCs w:val="21"/>
        </w:rPr>
        <w:t>, meaning they answered “never true” to the above question criteria.</w:t>
      </w:r>
    </w:p>
    <w:p w14:paraId="26705DDB" w14:textId="77777777" w:rsidR="007F6ADD" w:rsidRDefault="007F6ADD" w:rsidP="007F6ADD">
      <w:pPr>
        <w:pStyle w:val="NormalWeb"/>
        <w:rPr>
          <w:rFonts w:ascii="Helvetica" w:hAnsi="Helvetica" w:cs="Helvetica"/>
          <w:color w:val="333333"/>
          <w:sz w:val="21"/>
          <w:szCs w:val="21"/>
        </w:rPr>
      </w:pPr>
    </w:p>
    <w:p w14:paraId="3FCD5E38" w14:textId="77777777" w:rsidR="007F6ADD" w:rsidRDefault="007F6ADD" w:rsidP="007F6ADD">
      <w:pPr>
        <w:pStyle w:val="Heading2"/>
        <w:rPr>
          <w:rFonts w:ascii="inherit" w:hAnsi="inherit" w:cs="Helvetica"/>
          <w:color w:val="333333"/>
          <w:sz w:val="45"/>
          <w:szCs w:val="45"/>
        </w:rPr>
      </w:pPr>
      <w:r>
        <w:rPr>
          <w:rFonts w:cs="Helvetica"/>
          <w:color w:val="333333"/>
        </w:rPr>
        <w:t>Eating Situations (Lack of Money)</w:t>
      </w:r>
    </w:p>
    <w:p w14:paraId="44A46502" w14:textId="77777777" w:rsidR="007F6ADD" w:rsidRDefault="007F6ADD" w:rsidP="007F6ADD">
      <w:pPr>
        <w:pStyle w:val="NormalWeb"/>
        <w:rPr>
          <w:rFonts w:ascii="Helvetica" w:eastAsiaTheme="minorEastAsia" w:hAnsi="Helvetica" w:cs="Helvetica"/>
          <w:color w:val="333333"/>
          <w:sz w:val="21"/>
          <w:szCs w:val="21"/>
        </w:rPr>
      </w:pPr>
      <w:r>
        <w:rPr>
          <w:rStyle w:val="Emphasis"/>
          <w:rFonts w:ascii="Helvetica" w:hAnsi="Helvetica" w:cs="Helvetica"/>
          <w:color w:val="333333"/>
          <w:sz w:val="21"/>
          <w:szCs w:val="21"/>
        </w:rPr>
        <w:t>The following are statements that people have made about their eating situations over the last 30 days:</w:t>
      </w:r>
    </w:p>
    <w:p w14:paraId="71C3CF52" w14:textId="77777777" w:rsidR="007F6ADD" w:rsidRDefault="007F6ADD" w:rsidP="007F6ADD">
      <w:pPr>
        <w:pStyle w:val="Heading3"/>
        <w:rPr>
          <w:rFonts w:ascii="inherit" w:hAnsi="inherit" w:cs="Helvetica"/>
          <w:color w:val="333333"/>
          <w:sz w:val="36"/>
          <w:szCs w:val="36"/>
        </w:rPr>
      </w:pPr>
      <w:r>
        <w:rPr>
          <w:rFonts w:cs="Helvetica"/>
          <w:color w:val="333333"/>
        </w:rPr>
        <w:t>Cut/Skip Meals</w:t>
      </w:r>
    </w:p>
    <w:p w14:paraId="7FF57592"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Did you ever cut the size of your meals or skip meals because there wasn’t enough money for food (n=106, 86% of 123 reporting</w:t>
      </w:r>
      <w:proofErr w:type="gramStart"/>
      <w:r>
        <w:rPr>
          <w:rStyle w:val="Strong"/>
          <w:rFonts w:ascii="Helvetica" w:hAnsi="Helvetica" w:cs="Helvetica"/>
          <w:color w:val="333333"/>
          <w:sz w:val="21"/>
          <w:szCs w:val="21"/>
        </w:rPr>
        <w:t>).</w:t>
      </w:r>
      <w:proofErr w:type="gramEnd"/>
      <w:r>
        <w:rPr>
          <w:rStyle w:val="Strong"/>
          <w:rFonts w:ascii="Helvetica" w:hAnsi="Helvetica" w:cs="Helvetica"/>
          <w:color w:val="333333"/>
          <w:sz w:val="21"/>
          <w:szCs w:val="21"/>
        </w:rPr>
        <w:t xml:space="preserve"> If yes, how many days did this happen (n=35, 28%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3E55580E" wp14:editId="6B1FD857">
            <wp:extent cx="6157687" cy="307886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6169458" cy="3084752"/>
                    </a:xfrm>
                    <a:prstGeom prst="rect">
                      <a:avLst/>
                    </a:prstGeom>
                    <a:noFill/>
                    <a:ln>
                      <a:noFill/>
                    </a:ln>
                  </pic:spPr>
                </pic:pic>
              </a:graphicData>
            </a:graphic>
          </wp:inline>
        </w:drawing>
      </w:r>
      <w:r>
        <w:rPr>
          <w:rFonts w:ascii="Helvetica" w:hAnsi="Helvetica" w:cs="Helvetica"/>
          <w:color w:val="333333"/>
          <w:sz w:val="21"/>
          <w:szCs w:val="21"/>
        </w:rPr>
        <w:t>Figure 7.3: Cut/Skip Meal: Identification &amp; Distribution</w:t>
      </w:r>
    </w:p>
    <w:p w14:paraId="1D224335" w14:textId="09CF3E4E" w:rsidR="007F6ADD" w:rsidRDefault="007F6ADD" w:rsidP="007F6ADD">
      <w:pPr>
        <w:pStyle w:val="NormalWeb"/>
        <w:rPr>
          <w:rFonts w:ascii="Helvetica" w:hAnsi="Helvetica" w:cs="Helvetica"/>
          <w:color w:val="333333"/>
          <w:sz w:val="21"/>
          <w:szCs w:val="21"/>
        </w:rPr>
      </w:pPr>
      <w:commentRangeStart w:id="322"/>
      <w:r w:rsidRPr="000F49B9">
        <w:rPr>
          <w:rFonts w:ascii="Helvetica" w:hAnsi="Helvetica" w:cs="Helvetica"/>
          <w:strike/>
          <w:color w:val="FF0000"/>
          <w:sz w:val="21"/>
          <w:szCs w:val="21"/>
        </w:rPr>
        <w:t>The majority</w:t>
      </w:r>
      <w:r w:rsidRPr="000F49B9">
        <w:rPr>
          <w:rFonts w:ascii="Helvetica" w:hAnsi="Helvetica" w:cs="Helvetica"/>
          <w:color w:val="FF0000"/>
          <w:sz w:val="21"/>
          <w:szCs w:val="21"/>
        </w:rPr>
        <w:t xml:space="preserve"> </w:t>
      </w:r>
      <w:commentRangeEnd w:id="322"/>
      <w:r w:rsidR="000F49B9">
        <w:rPr>
          <w:rStyle w:val="CommentReference"/>
          <w:rFonts w:asciiTheme="minorHAnsi" w:eastAsiaTheme="minorHAnsi" w:hAnsiTheme="minorHAnsi" w:cstheme="minorBidi"/>
        </w:rPr>
        <w:commentReference w:id="322"/>
      </w:r>
      <w:r w:rsidRPr="000F49B9">
        <w:rPr>
          <w:rFonts w:ascii="Helvetica" w:hAnsi="Helvetica" w:cs="Helvetica"/>
          <w:strike/>
          <w:color w:val="FF0000"/>
          <w:sz w:val="21"/>
          <w:szCs w:val="21"/>
        </w:rPr>
        <w:t xml:space="preserve">of </w:t>
      </w:r>
      <w:r>
        <w:rPr>
          <w:rFonts w:ascii="Helvetica" w:hAnsi="Helvetica" w:cs="Helvetica"/>
          <w:color w:val="333333"/>
          <w:sz w:val="21"/>
          <w:szCs w:val="21"/>
        </w:rPr>
        <w:t xml:space="preserve">people claim that they did not have to skip meals due to not having enough money </w:t>
      </w:r>
      <w:r w:rsidRPr="00E43EA9">
        <w:rPr>
          <w:rFonts w:ascii="Helvetica" w:hAnsi="Helvetica" w:cs="Helvetica"/>
          <w:strike/>
          <w:color w:val="FF0000"/>
          <w:sz w:val="21"/>
          <w:szCs w:val="21"/>
        </w:rPr>
        <w:t>(71 people).</w:t>
      </w:r>
      <w:r w:rsidRPr="00E43EA9">
        <w:rPr>
          <w:rFonts w:ascii="Helvetica" w:hAnsi="Helvetica" w:cs="Helvetica"/>
          <w:color w:val="FF0000"/>
          <w:sz w:val="21"/>
          <w:szCs w:val="21"/>
        </w:rPr>
        <w:t xml:space="preserve"> </w:t>
      </w:r>
      <w:r>
        <w:rPr>
          <w:rFonts w:ascii="Helvetica" w:hAnsi="Helvetica" w:cs="Helvetica"/>
          <w:color w:val="333333"/>
          <w:sz w:val="21"/>
          <w:szCs w:val="21"/>
        </w:rPr>
        <w:t xml:space="preserve">However, 35 people claimed that they did have to skip meals due to not having enough money. Of the people that did skip meals, the average number of days where they had to skip/cut a meal (denoted by the dotted line) was 6 days, while the median was 4 days. </w:t>
      </w:r>
      <w:commentRangeStart w:id="323"/>
      <w:r w:rsidRPr="000F49B9">
        <w:rPr>
          <w:rFonts w:ascii="Helvetica" w:hAnsi="Helvetica" w:cs="Helvetica"/>
          <w:color w:val="FF0000"/>
          <w:sz w:val="21"/>
          <w:szCs w:val="21"/>
        </w:rPr>
        <w:t>The majority</w:t>
      </w:r>
      <w:commentRangeEnd w:id="323"/>
      <w:r w:rsidR="000F49B9">
        <w:rPr>
          <w:rStyle w:val="CommentReference"/>
          <w:rFonts w:asciiTheme="minorHAnsi" w:eastAsiaTheme="minorHAnsi" w:hAnsiTheme="minorHAnsi" w:cstheme="minorBidi"/>
        </w:rPr>
        <w:commentReference w:id="323"/>
      </w:r>
      <w:r>
        <w:rPr>
          <w:rFonts w:ascii="Helvetica" w:hAnsi="Helvetica" w:cs="Helvetica"/>
          <w:color w:val="333333"/>
          <w:sz w:val="21"/>
          <w:szCs w:val="21"/>
        </w:rPr>
        <w:t xml:space="preserve"> of the data is below 10 days, but a </w:t>
      </w:r>
      <w:commentRangeStart w:id="324"/>
      <w:r w:rsidRPr="000F49B9">
        <w:rPr>
          <w:rFonts w:ascii="Helvetica" w:hAnsi="Helvetica" w:cs="Helvetica"/>
          <w:color w:val="FF0000"/>
          <w:sz w:val="21"/>
          <w:szCs w:val="21"/>
        </w:rPr>
        <w:t xml:space="preserve">small amount </w:t>
      </w:r>
      <w:commentRangeEnd w:id="324"/>
      <w:r w:rsidR="000F49B9">
        <w:rPr>
          <w:rStyle w:val="CommentReference"/>
          <w:rFonts w:asciiTheme="minorHAnsi" w:eastAsiaTheme="minorHAnsi" w:hAnsiTheme="minorHAnsi" w:cstheme="minorBidi"/>
        </w:rPr>
        <w:commentReference w:id="324"/>
      </w:r>
      <w:r>
        <w:rPr>
          <w:rFonts w:ascii="Helvetica" w:hAnsi="Helvetica" w:cs="Helvetica"/>
          <w:color w:val="333333"/>
          <w:sz w:val="21"/>
          <w:szCs w:val="21"/>
        </w:rPr>
        <w:t>of students did report skipping/cutting a meal more than 10 days in the last month.</w:t>
      </w:r>
    </w:p>
    <w:p w14:paraId="0AFDA24B" w14:textId="77777777" w:rsidR="000F49B9" w:rsidRDefault="000F49B9" w:rsidP="007F6ADD">
      <w:pPr>
        <w:pStyle w:val="Heading3"/>
        <w:rPr>
          <w:rFonts w:cs="Helvetica"/>
          <w:color w:val="333333"/>
        </w:rPr>
      </w:pPr>
    </w:p>
    <w:p w14:paraId="42D98E9E" w14:textId="77777777" w:rsidR="000F49B9" w:rsidRDefault="000F49B9" w:rsidP="007F6ADD">
      <w:pPr>
        <w:pStyle w:val="Heading3"/>
        <w:rPr>
          <w:rFonts w:cs="Helvetica"/>
          <w:color w:val="333333"/>
        </w:rPr>
      </w:pPr>
    </w:p>
    <w:p w14:paraId="6F3108A9" w14:textId="77777777" w:rsidR="000F49B9" w:rsidRDefault="000F49B9" w:rsidP="007F6ADD">
      <w:pPr>
        <w:pStyle w:val="Heading3"/>
        <w:rPr>
          <w:rFonts w:cs="Helvetica"/>
          <w:color w:val="333333"/>
        </w:rPr>
      </w:pPr>
    </w:p>
    <w:p w14:paraId="1BE9A675" w14:textId="77777777" w:rsidR="000F49B9" w:rsidRDefault="000F49B9" w:rsidP="007F6ADD">
      <w:pPr>
        <w:pStyle w:val="Heading3"/>
        <w:rPr>
          <w:rFonts w:cs="Helvetica"/>
          <w:color w:val="333333"/>
        </w:rPr>
      </w:pPr>
    </w:p>
    <w:p w14:paraId="3A7D5F7B" w14:textId="77777777" w:rsidR="000F49B9" w:rsidRDefault="000F49B9" w:rsidP="007F6ADD">
      <w:pPr>
        <w:pStyle w:val="Heading3"/>
        <w:rPr>
          <w:rFonts w:cs="Helvetica"/>
          <w:color w:val="333333"/>
        </w:rPr>
      </w:pPr>
    </w:p>
    <w:p w14:paraId="73C9C77E" w14:textId="77777777" w:rsidR="000F49B9" w:rsidRDefault="000F49B9" w:rsidP="007F6ADD">
      <w:pPr>
        <w:pStyle w:val="Heading3"/>
        <w:rPr>
          <w:rFonts w:cs="Helvetica"/>
          <w:color w:val="333333"/>
        </w:rPr>
      </w:pPr>
    </w:p>
    <w:p w14:paraId="07CAEF82" w14:textId="77777777" w:rsidR="000F49B9" w:rsidRDefault="000F49B9" w:rsidP="007F6ADD">
      <w:pPr>
        <w:pStyle w:val="Heading3"/>
        <w:rPr>
          <w:rFonts w:cs="Helvetica"/>
          <w:color w:val="333333"/>
        </w:rPr>
      </w:pPr>
    </w:p>
    <w:p w14:paraId="7D80D30D" w14:textId="77777777" w:rsidR="000F49B9" w:rsidRDefault="000F49B9" w:rsidP="007F6ADD">
      <w:pPr>
        <w:pStyle w:val="Heading3"/>
        <w:rPr>
          <w:rFonts w:cs="Helvetica"/>
          <w:color w:val="333333"/>
        </w:rPr>
      </w:pPr>
    </w:p>
    <w:p w14:paraId="3B2642E2" w14:textId="77777777" w:rsidR="000F49B9" w:rsidRDefault="000F49B9" w:rsidP="007F6ADD">
      <w:pPr>
        <w:pStyle w:val="Heading3"/>
        <w:rPr>
          <w:rFonts w:cs="Helvetica"/>
          <w:color w:val="333333"/>
        </w:rPr>
      </w:pPr>
    </w:p>
    <w:p w14:paraId="786A254E" w14:textId="77777777" w:rsidR="000F49B9" w:rsidRDefault="000F49B9" w:rsidP="007F6ADD">
      <w:pPr>
        <w:pStyle w:val="Heading3"/>
        <w:rPr>
          <w:rFonts w:cs="Helvetica"/>
          <w:color w:val="333333"/>
        </w:rPr>
      </w:pPr>
    </w:p>
    <w:p w14:paraId="4678F85C" w14:textId="676A69CF" w:rsidR="007F6ADD" w:rsidRDefault="007F6ADD" w:rsidP="007F6ADD">
      <w:pPr>
        <w:pStyle w:val="Heading3"/>
        <w:rPr>
          <w:rFonts w:ascii="inherit" w:hAnsi="inherit" w:cs="Helvetica"/>
          <w:color w:val="333333"/>
          <w:sz w:val="36"/>
          <w:szCs w:val="36"/>
        </w:rPr>
      </w:pPr>
      <w:r>
        <w:rPr>
          <w:rFonts w:cs="Helvetica"/>
          <w:color w:val="333333"/>
        </w:rPr>
        <w:t>No Food All Day</w:t>
      </w:r>
    </w:p>
    <w:p w14:paraId="29DCAC6D"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Did you ever not eat for a whole day because there wasn’t enough money for food (n=106, 86% of 123 reporting). If yes, how many days did this happen (n=14, 11%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3FBB77D8" wp14:editId="15F16539">
            <wp:extent cx="5949388" cy="29747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60">
                      <a:extLst>
                        <a:ext uri="{28A0092B-C50C-407E-A947-70E740481C1C}">
                          <a14:useLocalDpi xmlns:a14="http://schemas.microsoft.com/office/drawing/2010/main" val="0"/>
                        </a:ext>
                      </a:extLst>
                    </a:blip>
                    <a:srcRect/>
                    <a:stretch>
                      <a:fillRect/>
                    </a:stretch>
                  </pic:blipFill>
                  <pic:spPr bwMode="auto">
                    <a:xfrm>
                      <a:off x="0" y="0"/>
                      <a:ext cx="5994745" cy="2997395"/>
                    </a:xfrm>
                    <a:prstGeom prst="rect">
                      <a:avLst/>
                    </a:prstGeom>
                    <a:noFill/>
                    <a:ln>
                      <a:noFill/>
                    </a:ln>
                  </pic:spPr>
                </pic:pic>
              </a:graphicData>
            </a:graphic>
          </wp:inline>
        </w:drawing>
      </w:r>
      <w:r>
        <w:rPr>
          <w:rFonts w:ascii="Helvetica" w:hAnsi="Helvetica" w:cs="Helvetica"/>
          <w:color w:val="333333"/>
          <w:sz w:val="21"/>
          <w:szCs w:val="21"/>
        </w:rPr>
        <w:t>Figure 7.4: No Food All Day: Identification &amp; Distribution</w:t>
      </w:r>
    </w:p>
    <w:p w14:paraId="11CFA49F"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 xml:space="preserve">Over the past 30 days at the time of the survey, 92 people claimed they did not have to skip eating for a full day due to not having enough money for food and 14 people claimed that they did skip eating for a full day. Of the people that did skip meals for an entire day, the average number of days where they had to skip/cut all meals (denoted by the dotted line) was 7 days, while the median was 4 days. </w:t>
      </w:r>
      <w:commentRangeStart w:id="325"/>
      <w:r w:rsidRPr="000F49B9">
        <w:rPr>
          <w:rFonts w:ascii="Helvetica" w:hAnsi="Helvetica" w:cs="Helvetica"/>
          <w:color w:val="FF0000"/>
          <w:sz w:val="21"/>
          <w:szCs w:val="21"/>
        </w:rPr>
        <w:t>The majority</w:t>
      </w:r>
      <w:commentRangeEnd w:id="325"/>
      <w:r w:rsidR="000F49B9">
        <w:rPr>
          <w:rStyle w:val="CommentReference"/>
          <w:rFonts w:asciiTheme="minorHAnsi" w:eastAsiaTheme="minorHAnsi" w:hAnsiTheme="minorHAnsi" w:cstheme="minorBidi"/>
        </w:rPr>
        <w:commentReference w:id="325"/>
      </w:r>
      <w:r>
        <w:rPr>
          <w:rFonts w:ascii="Helvetica" w:hAnsi="Helvetica" w:cs="Helvetica"/>
          <w:color w:val="333333"/>
          <w:sz w:val="21"/>
          <w:szCs w:val="21"/>
        </w:rPr>
        <w:t xml:space="preserve"> of the data is below 5 days, but </w:t>
      </w:r>
      <w:commentRangeStart w:id="326"/>
      <w:r w:rsidRPr="000F49B9">
        <w:rPr>
          <w:rFonts w:ascii="Helvetica" w:hAnsi="Helvetica" w:cs="Helvetica"/>
          <w:color w:val="FF0000"/>
          <w:sz w:val="21"/>
          <w:szCs w:val="21"/>
        </w:rPr>
        <w:t xml:space="preserve">a small amount </w:t>
      </w:r>
      <w:commentRangeEnd w:id="326"/>
      <w:r w:rsidR="000F49B9">
        <w:rPr>
          <w:rStyle w:val="CommentReference"/>
          <w:rFonts w:asciiTheme="minorHAnsi" w:eastAsiaTheme="minorHAnsi" w:hAnsiTheme="minorHAnsi" w:cstheme="minorBidi"/>
        </w:rPr>
        <w:commentReference w:id="326"/>
      </w:r>
      <w:r>
        <w:rPr>
          <w:rFonts w:ascii="Helvetica" w:hAnsi="Helvetica" w:cs="Helvetica"/>
          <w:color w:val="333333"/>
          <w:sz w:val="21"/>
          <w:szCs w:val="21"/>
        </w:rPr>
        <w:t>of students did report skipping/cutting a meal more than 5 days in the last month.</w:t>
      </w:r>
    </w:p>
    <w:p w14:paraId="65EB2520" w14:textId="77777777" w:rsidR="007F6ADD" w:rsidRDefault="007F6ADD" w:rsidP="007F6ADD">
      <w:pPr>
        <w:pStyle w:val="NormalWeb"/>
        <w:rPr>
          <w:rFonts w:ascii="Helvetica" w:hAnsi="Helvetica" w:cs="Helvetica"/>
          <w:color w:val="333333"/>
          <w:sz w:val="21"/>
          <w:szCs w:val="21"/>
        </w:rPr>
      </w:pPr>
    </w:p>
    <w:p w14:paraId="08FC33C4" w14:textId="77777777" w:rsidR="007F6ADD" w:rsidRDefault="007F6ADD" w:rsidP="007F6ADD">
      <w:pPr>
        <w:pStyle w:val="Heading3"/>
        <w:rPr>
          <w:rFonts w:ascii="inherit" w:hAnsi="inherit" w:cs="Helvetica"/>
          <w:color w:val="333333"/>
          <w:sz w:val="36"/>
          <w:szCs w:val="36"/>
        </w:rPr>
      </w:pPr>
      <w:r>
        <w:rPr>
          <w:rFonts w:cs="Helvetica"/>
          <w:color w:val="333333"/>
        </w:rPr>
        <w:t>More Eating Situations</w:t>
      </w:r>
    </w:p>
    <w:p w14:paraId="4E5A9256" w14:textId="77777777" w:rsidR="007F6ADD" w:rsidRDefault="007F6ADD" w:rsidP="007F6ADD">
      <w:pPr>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Below are more questions asked in regards to the students eating situations due to lack of money.</w:t>
      </w:r>
      <w:r>
        <w:rPr>
          <w:rFonts w:ascii="Helvetica" w:eastAsia="Times New Roman" w:hAnsi="Helvetica" w:cs="Helvetica"/>
          <w:color w:val="333333"/>
          <w:sz w:val="21"/>
          <w:szCs w:val="21"/>
        </w:rPr>
        <w:br/>
      </w:r>
      <w:r>
        <w:rPr>
          <w:rStyle w:val="Emphasis"/>
          <w:rFonts w:ascii="Helvetica" w:eastAsia="Times New Roman" w:hAnsi="Helvetica" w:cs="Helvetica"/>
          <w:color w:val="333333"/>
          <w:sz w:val="21"/>
          <w:szCs w:val="21"/>
        </w:rPr>
        <w:t>Note: these are a series of Yes/No questions with only the “Yes” responses being displayed along with the percent of the data it composes.</w:t>
      </w:r>
      <w:r>
        <w:rPr>
          <w:rFonts w:ascii="Helvetica" w:eastAsia="Times New Roman" w:hAnsi="Helvetica" w:cs="Helvetica"/>
          <w:color w:val="333333"/>
          <w:sz w:val="21"/>
          <w:szCs w:val="21"/>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7375"/>
        <w:gridCol w:w="1985"/>
      </w:tblGrid>
      <w:tr w:rsidR="007F6ADD" w14:paraId="35357821" w14:textId="77777777" w:rsidTr="00C94E52">
        <w:trPr>
          <w:tblHeader/>
        </w:trPr>
        <w:tc>
          <w:tcPr>
            <w:tcW w:w="0" w:type="auto"/>
            <w:shd w:val="clear" w:color="auto" w:fill="auto"/>
            <w:tcMar>
              <w:top w:w="0" w:type="dxa"/>
              <w:left w:w="0" w:type="dxa"/>
              <w:bottom w:w="0" w:type="dxa"/>
              <w:right w:w="0" w:type="dxa"/>
            </w:tcMar>
            <w:vAlign w:val="center"/>
            <w:hideMark/>
          </w:tcPr>
          <w:p w14:paraId="03ACC690" w14:textId="77777777" w:rsidR="007F6ADD" w:rsidRDefault="007F6ADD" w:rsidP="00C94E52">
            <w:pPr>
              <w:rPr>
                <w:rFonts w:ascii="Helvetica" w:eastAsia="Times New Roman" w:hAnsi="Helvetica" w:cs="Helvetica"/>
                <w:color w:val="333333"/>
                <w:sz w:val="21"/>
                <w:szCs w:val="21"/>
              </w:rPr>
            </w:pPr>
          </w:p>
        </w:tc>
        <w:tc>
          <w:tcPr>
            <w:tcW w:w="0" w:type="auto"/>
            <w:shd w:val="clear" w:color="auto" w:fill="auto"/>
            <w:tcMar>
              <w:top w:w="0" w:type="dxa"/>
              <w:left w:w="0" w:type="dxa"/>
              <w:bottom w:w="0" w:type="dxa"/>
              <w:right w:w="0" w:type="dxa"/>
            </w:tcMar>
            <w:vAlign w:val="center"/>
            <w:hideMark/>
          </w:tcPr>
          <w:p w14:paraId="164A2335" w14:textId="77777777" w:rsidR="007F6ADD" w:rsidRDefault="007F6ADD" w:rsidP="00C94E52">
            <w:pPr>
              <w:spacing w:after="300"/>
              <w:rPr>
                <w:rFonts w:ascii="Helvetica" w:eastAsia="Times New Roman" w:hAnsi="Helvetica" w:cs="Helvetica"/>
                <w:b/>
                <w:bCs/>
                <w:color w:val="333333"/>
                <w:sz w:val="21"/>
                <w:szCs w:val="21"/>
              </w:rPr>
            </w:pPr>
            <w:r>
              <w:rPr>
                <w:rFonts w:ascii="Helvetica" w:eastAsia="Times New Roman" w:hAnsi="Helvetica" w:cs="Helvetica"/>
                <w:b/>
                <w:bCs/>
                <w:color w:val="333333"/>
                <w:sz w:val="21"/>
                <w:szCs w:val="21"/>
              </w:rPr>
              <w:t xml:space="preserve">Yes (%) </w:t>
            </w:r>
          </w:p>
        </w:tc>
      </w:tr>
      <w:tr w:rsidR="007F6ADD" w14:paraId="50FDDB1A" w14:textId="77777777" w:rsidTr="00C94E52">
        <w:tc>
          <w:tcPr>
            <w:tcW w:w="0" w:type="auto"/>
            <w:shd w:val="clear" w:color="auto" w:fill="auto"/>
            <w:tcMar>
              <w:top w:w="0" w:type="dxa"/>
              <w:left w:w="0" w:type="dxa"/>
              <w:bottom w:w="0" w:type="dxa"/>
              <w:right w:w="0" w:type="dxa"/>
            </w:tcMar>
            <w:vAlign w:val="center"/>
            <w:hideMark/>
          </w:tcPr>
          <w:p w14:paraId="5F4E5597"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Did you ever eat less than you/your household felt you/your household should because there wasn’t enough money for food (n = 104)? </w:t>
            </w:r>
          </w:p>
        </w:tc>
        <w:tc>
          <w:tcPr>
            <w:tcW w:w="1985" w:type="dxa"/>
            <w:shd w:val="clear" w:color="auto" w:fill="auto"/>
            <w:tcMar>
              <w:top w:w="0" w:type="dxa"/>
              <w:left w:w="0" w:type="dxa"/>
              <w:bottom w:w="0" w:type="dxa"/>
              <w:right w:w="0" w:type="dxa"/>
            </w:tcMar>
            <w:vAlign w:val="center"/>
            <w:hideMark/>
          </w:tcPr>
          <w:p w14:paraId="5B366642"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34 (32.7%) </w:t>
            </w:r>
          </w:p>
        </w:tc>
      </w:tr>
      <w:tr w:rsidR="007F6ADD" w14:paraId="1C70680D" w14:textId="77777777" w:rsidTr="00C94E52">
        <w:tc>
          <w:tcPr>
            <w:tcW w:w="0" w:type="auto"/>
            <w:shd w:val="clear" w:color="auto" w:fill="auto"/>
            <w:tcMar>
              <w:top w:w="0" w:type="dxa"/>
              <w:left w:w="0" w:type="dxa"/>
              <w:bottom w:w="0" w:type="dxa"/>
              <w:right w:w="0" w:type="dxa"/>
            </w:tcMar>
            <w:vAlign w:val="center"/>
            <w:hideMark/>
          </w:tcPr>
          <w:p w14:paraId="35CB4837"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Were you ever hungry but didn’t eat because there wasn’t enough money for food (n = 108)? </w:t>
            </w:r>
          </w:p>
        </w:tc>
        <w:tc>
          <w:tcPr>
            <w:tcW w:w="1985" w:type="dxa"/>
            <w:shd w:val="clear" w:color="auto" w:fill="auto"/>
            <w:tcMar>
              <w:top w:w="0" w:type="dxa"/>
              <w:left w:w="0" w:type="dxa"/>
              <w:bottom w:w="0" w:type="dxa"/>
              <w:right w:w="0" w:type="dxa"/>
            </w:tcMar>
            <w:vAlign w:val="center"/>
            <w:hideMark/>
          </w:tcPr>
          <w:p w14:paraId="529E42A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24 (22.2%) </w:t>
            </w:r>
          </w:p>
        </w:tc>
      </w:tr>
      <w:tr w:rsidR="007F6ADD" w14:paraId="4E53DF2A" w14:textId="77777777" w:rsidTr="00C94E52">
        <w:tc>
          <w:tcPr>
            <w:tcW w:w="0" w:type="auto"/>
            <w:shd w:val="clear" w:color="auto" w:fill="auto"/>
            <w:tcMar>
              <w:top w:w="0" w:type="dxa"/>
              <w:left w:w="0" w:type="dxa"/>
              <w:bottom w:w="0" w:type="dxa"/>
              <w:right w:w="0" w:type="dxa"/>
            </w:tcMar>
            <w:vAlign w:val="center"/>
            <w:hideMark/>
          </w:tcPr>
          <w:p w14:paraId="1F546A9B"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Did you lose weight because there wasn’t enough money for food (n = 97)? </w:t>
            </w:r>
          </w:p>
        </w:tc>
        <w:tc>
          <w:tcPr>
            <w:tcW w:w="1985" w:type="dxa"/>
            <w:shd w:val="clear" w:color="auto" w:fill="auto"/>
            <w:tcMar>
              <w:top w:w="0" w:type="dxa"/>
              <w:left w:w="0" w:type="dxa"/>
              <w:bottom w:w="0" w:type="dxa"/>
              <w:right w:w="0" w:type="dxa"/>
            </w:tcMar>
            <w:vAlign w:val="center"/>
            <w:hideMark/>
          </w:tcPr>
          <w:p w14:paraId="048A726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13 (13.4%) </w:t>
            </w:r>
          </w:p>
        </w:tc>
      </w:tr>
    </w:tbl>
    <w:p w14:paraId="02A530DE" w14:textId="77777777" w:rsidR="007F6ADD" w:rsidRDefault="007F6ADD" w:rsidP="007F6ADD">
      <w:pPr>
        <w:numPr>
          <w:ilvl w:val="0"/>
          <w:numId w:val="8"/>
        </w:numPr>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When it comes to eating less because there was not enough money for food, 34 people claimed that they experienced this and 70 people claimed they did not experience this.</w:t>
      </w:r>
    </w:p>
    <w:p w14:paraId="165069A0" w14:textId="77777777" w:rsidR="007F6ADD" w:rsidRDefault="007F6ADD" w:rsidP="007F6ADD">
      <w:pPr>
        <w:numPr>
          <w:ilvl w:val="0"/>
          <w:numId w:val="8"/>
        </w:numPr>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When it comes to being hungry but not eating because there was not enough money for food, 24 people claimed that they experienced this and 84 people claimed they did not experience this.</w:t>
      </w:r>
    </w:p>
    <w:p w14:paraId="25F0E2B7" w14:textId="77777777" w:rsidR="007F6ADD" w:rsidRDefault="007F6ADD" w:rsidP="007F6ADD">
      <w:pPr>
        <w:numPr>
          <w:ilvl w:val="0"/>
          <w:numId w:val="8"/>
        </w:numPr>
        <w:spacing w:before="100" w:beforeAutospacing="1" w:after="100" w:afterAutospacing="1"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When it comes to losing weight because there was not enough money for food, 13 people claimed that they experienced this and 84 people claimed they did not experience this.</w:t>
      </w:r>
    </w:p>
    <w:p w14:paraId="25364AD1" w14:textId="77777777" w:rsidR="007F6ADD" w:rsidRDefault="007F6ADD" w:rsidP="007F6ADD">
      <w:pPr>
        <w:pStyle w:val="NormalWeb"/>
        <w:rPr>
          <w:rFonts w:ascii="Helvetica" w:eastAsiaTheme="minorEastAsia" w:hAnsi="Helvetica" w:cs="Helvetica"/>
          <w:color w:val="333333"/>
          <w:sz w:val="21"/>
          <w:szCs w:val="21"/>
        </w:rPr>
      </w:pPr>
    </w:p>
    <w:p w14:paraId="2EE10094" w14:textId="77777777" w:rsidR="007F6ADD" w:rsidRDefault="007F6ADD" w:rsidP="007F6ADD">
      <w:pPr>
        <w:pStyle w:val="Heading2"/>
        <w:rPr>
          <w:rFonts w:ascii="inherit" w:hAnsi="inherit" w:cs="Helvetica"/>
          <w:color w:val="333333"/>
          <w:sz w:val="45"/>
          <w:szCs w:val="45"/>
        </w:rPr>
      </w:pPr>
      <w:r>
        <w:rPr>
          <w:rFonts w:cs="Helvetica"/>
          <w:color w:val="333333"/>
        </w:rPr>
        <w:t>Ran Out of Money</w:t>
      </w:r>
    </w:p>
    <w:p w14:paraId="08E000A4" w14:textId="77777777" w:rsidR="007F6ADD" w:rsidRDefault="007F6ADD" w:rsidP="007F6ADD">
      <w:pPr>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In the last 30 days, if you ran out of money for food, what did you do? (</w:t>
      </w:r>
      <w:proofErr w:type="gramStart"/>
      <w:r>
        <w:rPr>
          <w:rStyle w:val="Strong"/>
          <w:rFonts w:ascii="Helvetica" w:eastAsia="Times New Roman" w:hAnsi="Helvetica" w:cs="Helvetica"/>
          <w:color w:val="333333"/>
          <w:sz w:val="21"/>
          <w:szCs w:val="21"/>
        </w:rPr>
        <w:t>choose</w:t>
      </w:r>
      <w:proofErr w:type="gramEnd"/>
      <w:r>
        <w:rPr>
          <w:rStyle w:val="Strong"/>
          <w:rFonts w:ascii="Helvetica" w:eastAsia="Times New Roman" w:hAnsi="Helvetica" w:cs="Helvetica"/>
          <w:color w:val="333333"/>
          <w:sz w:val="21"/>
          <w:szCs w:val="21"/>
        </w:rPr>
        <w:t xml:space="preserve"> all that apply):</w:t>
      </w:r>
      <w:r>
        <w:rPr>
          <w:rFonts w:ascii="Helvetica" w:eastAsia="Times New Roman" w:hAnsi="Helvetica" w:cs="Helvetica"/>
          <w:color w:val="333333"/>
          <w:sz w:val="21"/>
          <w:szCs w:val="21"/>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7245"/>
        <w:gridCol w:w="2115"/>
      </w:tblGrid>
      <w:tr w:rsidR="007F6ADD" w14:paraId="5E8656C5" w14:textId="77777777" w:rsidTr="00C94E52">
        <w:trPr>
          <w:tblHeader/>
        </w:trPr>
        <w:tc>
          <w:tcPr>
            <w:tcW w:w="0" w:type="auto"/>
            <w:shd w:val="clear" w:color="auto" w:fill="auto"/>
            <w:tcMar>
              <w:top w:w="0" w:type="dxa"/>
              <w:left w:w="0" w:type="dxa"/>
              <w:bottom w:w="0" w:type="dxa"/>
              <w:right w:w="0" w:type="dxa"/>
            </w:tcMar>
            <w:vAlign w:val="center"/>
            <w:hideMark/>
          </w:tcPr>
          <w:p w14:paraId="14854303" w14:textId="77777777" w:rsidR="007F6ADD" w:rsidRDefault="007F6ADD" w:rsidP="00C94E52">
            <w:pPr>
              <w:spacing w:after="300"/>
              <w:rPr>
                <w:rFonts w:ascii="Helvetica" w:eastAsia="Times New Roman" w:hAnsi="Helvetica" w:cs="Helvetica"/>
                <w:b/>
                <w:bCs/>
                <w:color w:val="333333"/>
                <w:sz w:val="21"/>
                <w:szCs w:val="21"/>
              </w:rPr>
            </w:pPr>
            <w:commentRangeStart w:id="327"/>
            <w:commentRangeStart w:id="328"/>
            <w:r>
              <w:rPr>
                <w:rFonts w:ascii="Helvetica" w:eastAsia="Times New Roman" w:hAnsi="Helvetica" w:cs="Helvetica"/>
                <w:b/>
                <w:bCs/>
                <w:color w:val="333333"/>
                <w:sz w:val="21"/>
                <w:szCs w:val="21"/>
              </w:rPr>
              <w:t xml:space="preserve">Measure </w:t>
            </w:r>
          </w:p>
        </w:tc>
        <w:tc>
          <w:tcPr>
            <w:tcW w:w="0" w:type="auto"/>
            <w:shd w:val="clear" w:color="auto" w:fill="auto"/>
            <w:tcMar>
              <w:top w:w="0" w:type="dxa"/>
              <w:left w:w="0" w:type="dxa"/>
              <w:bottom w:w="0" w:type="dxa"/>
              <w:right w:w="0" w:type="dxa"/>
            </w:tcMar>
            <w:vAlign w:val="center"/>
            <w:hideMark/>
          </w:tcPr>
          <w:p w14:paraId="57687CBE" w14:textId="77777777" w:rsidR="007F6ADD" w:rsidRDefault="007F6ADD" w:rsidP="00C94E52">
            <w:pPr>
              <w:spacing w:after="300"/>
              <w:rPr>
                <w:rFonts w:ascii="Helvetica" w:eastAsia="Times New Roman" w:hAnsi="Helvetica" w:cs="Helvetica"/>
                <w:b/>
                <w:bCs/>
                <w:color w:val="333333"/>
                <w:sz w:val="21"/>
                <w:szCs w:val="21"/>
              </w:rPr>
            </w:pPr>
            <w:r>
              <w:rPr>
                <w:rFonts w:ascii="Helvetica" w:eastAsia="Times New Roman" w:hAnsi="Helvetica" w:cs="Helvetica"/>
                <w:b/>
                <w:bCs/>
                <w:color w:val="333333"/>
                <w:sz w:val="21"/>
                <w:szCs w:val="21"/>
              </w:rPr>
              <w:t xml:space="preserve">Yes (%) </w:t>
            </w:r>
          </w:p>
        </w:tc>
      </w:tr>
      <w:tr w:rsidR="007F6ADD" w14:paraId="50DEE804" w14:textId="77777777" w:rsidTr="00C94E52">
        <w:tc>
          <w:tcPr>
            <w:tcW w:w="0" w:type="auto"/>
            <w:shd w:val="clear" w:color="auto" w:fill="auto"/>
            <w:tcMar>
              <w:top w:w="0" w:type="dxa"/>
              <w:left w:w="0" w:type="dxa"/>
              <w:bottom w:w="0" w:type="dxa"/>
              <w:right w:w="0" w:type="dxa"/>
            </w:tcMar>
            <w:vAlign w:val="center"/>
            <w:hideMark/>
          </w:tcPr>
          <w:p w14:paraId="62BBA3EC"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 did not run out of money for food </w:t>
            </w:r>
          </w:p>
        </w:tc>
        <w:tc>
          <w:tcPr>
            <w:tcW w:w="0" w:type="auto"/>
            <w:shd w:val="clear" w:color="auto" w:fill="auto"/>
            <w:tcMar>
              <w:top w:w="0" w:type="dxa"/>
              <w:left w:w="0" w:type="dxa"/>
              <w:bottom w:w="0" w:type="dxa"/>
              <w:right w:w="0" w:type="dxa"/>
            </w:tcMar>
            <w:vAlign w:val="center"/>
            <w:hideMark/>
          </w:tcPr>
          <w:p w14:paraId="538C8533"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66 (60.6%) </w:t>
            </w:r>
          </w:p>
        </w:tc>
      </w:tr>
      <w:tr w:rsidR="007F6ADD" w14:paraId="0C15CB26" w14:textId="77777777" w:rsidTr="00C94E52">
        <w:tc>
          <w:tcPr>
            <w:tcW w:w="0" w:type="auto"/>
            <w:shd w:val="clear" w:color="auto" w:fill="auto"/>
            <w:tcMar>
              <w:top w:w="0" w:type="dxa"/>
              <w:left w:w="0" w:type="dxa"/>
              <w:bottom w:w="0" w:type="dxa"/>
              <w:right w:w="0" w:type="dxa"/>
            </w:tcMar>
            <w:vAlign w:val="center"/>
            <w:hideMark/>
          </w:tcPr>
          <w:p w14:paraId="1277D046"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 used my credit card (not debit card) to buy food. </w:t>
            </w:r>
          </w:p>
        </w:tc>
        <w:tc>
          <w:tcPr>
            <w:tcW w:w="0" w:type="auto"/>
            <w:shd w:val="clear" w:color="auto" w:fill="auto"/>
            <w:tcMar>
              <w:top w:w="0" w:type="dxa"/>
              <w:left w:w="0" w:type="dxa"/>
              <w:bottom w:w="0" w:type="dxa"/>
              <w:right w:w="0" w:type="dxa"/>
            </w:tcMar>
            <w:vAlign w:val="center"/>
            <w:hideMark/>
          </w:tcPr>
          <w:p w14:paraId="197DD9B6"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25 (22.9%) </w:t>
            </w:r>
          </w:p>
        </w:tc>
      </w:tr>
      <w:tr w:rsidR="007F6ADD" w14:paraId="6B929B3D" w14:textId="77777777" w:rsidTr="00C94E52">
        <w:tc>
          <w:tcPr>
            <w:tcW w:w="0" w:type="auto"/>
            <w:shd w:val="clear" w:color="auto" w:fill="auto"/>
            <w:tcMar>
              <w:top w:w="0" w:type="dxa"/>
              <w:left w:w="0" w:type="dxa"/>
              <w:bottom w:w="0" w:type="dxa"/>
              <w:right w:w="0" w:type="dxa"/>
            </w:tcMar>
            <w:vAlign w:val="center"/>
            <w:hideMark/>
          </w:tcPr>
          <w:p w14:paraId="3B1F34D7"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My friends, family or roommates gave me money for groceries. </w:t>
            </w:r>
          </w:p>
        </w:tc>
        <w:tc>
          <w:tcPr>
            <w:tcW w:w="0" w:type="auto"/>
            <w:shd w:val="clear" w:color="auto" w:fill="auto"/>
            <w:tcMar>
              <w:top w:w="0" w:type="dxa"/>
              <w:left w:w="0" w:type="dxa"/>
              <w:bottom w:w="0" w:type="dxa"/>
              <w:right w:w="0" w:type="dxa"/>
            </w:tcMar>
            <w:vAlign w:val="center"/>
            <w:hideMark/>
          </w:tcPr>
          <w:p w14:paraId="373AF33F"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22 (20.2%) </w:t>
            </w:r>
          </w:p>
        </w:tc>
      </w:tr>
      <w:tr w:rsidR="007F6ADD" w14:paraId="69100DED" w14:textId="77777777" w:rsidTr="00C94E52">
        <w:tc>
          <w:tcPr>
            <w:tcW w:w="0" w:type="auto"/>
            <w:shd w:val="clear" w:color="auto" w:fill="auto"/>
            <w:tcMar>
              <w:top w:w="0" w:type="dxa"/>
              <w:left w:w="0" w:type="dxa"/>
              <w:bottom w:w="0" w:type="dxa"/>
              <w:right w:w="0" w:type="dxa"/>
            </w:tcMar>
            <w:vAlign w:val="center"/>
            <w:hideMark/>
          </w:tcPr>
          <w:p w14:paraId="725A6DD1"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 started skipping meals. </w:t>
            </w:r>
          </w:p>
        </w:tc>
        <w:tc>
          <w:tcPr>
            <w:tcW w:w="0" w:type="auto"/>
            <w:shd w:val="clear" w:color="auto" w:fill="auto"/>
            <w:tcMar>
              <w:top w:w="0" w:type="dxa"/>
              <w:left w:w="0" w:type="dxa"/>
              <w:bottom w:w="0" w:type="dxa"/>
              <w:right w:w="0" w:type="dxa"/>
            </w:tcMar>
            <w:vAlign w:val="center"/>
            <w:hideMark/>
          </w:tcPr>
          <w:p w14:paraId="1233D21B"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19 (17.4%) </w:t>
            </w:r>
          </w:p>
        </w:tc>
      </w:tr>
      <w:tr w:rsidR="007F6ADD" w14:paraId="4A64DE99" w14:textId="77777777" w:rsidTr="00C94E52">
        <w:tc>
          <w:tcPr>
            <w:tcW w:w="0" w:type="auto"/>
            <w:shd w:val="clear" w:color="auto" w:fill="auto"/>
            <w:tcMar>
              <w:top w:w="0" w:type="dxa"/>
              <w:left w:w="0" w:type="dxa"/>
              <w:bottom w:w="0" w:type="dxa"/>
              <w:right w:w="0" w:type="dxa"/>
            </w:tcMar>
            <w:vAlign w:val="center"/>
            <w:hideMark/>
          </w:tcPr>
          <w:p w14:paraId="27F33F2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My friends, family or roommates fed me or took me out to eat. </w:t>
            </w:r>
          </w:p>
        </w:tc>
        <w:tc>
          <w:tcPr>
            <w:tcW w:w="0" w:type="auto"/>
            <w:shd w:val="clear" w:color="auto" w:fill="auto"/>
            <w:tcMar>
              <w:top w:w="0" w:type="dxa"/>
              <w:left w:w="0" w:type="dxa"/>
              <w:bottom w:w="0" w:type="dxa"/>
              <w:right w:w="0" w:type="dxa"/>
            </w:tcMar>
            <w:vAlign w:val="center"/>
            <w:hideMark/>
          </w:tcPr>
          <w:p w14:paraId="39CB616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17 (15.6%) </w:t>
            </w:r>
          </w:p>
        </w:tc>
      </w:tr>
      <w:tr w:rsidR="007F6ADD" w14:paraId="43E2C9F3" w14:textId="77777777" w:rsidTr="00C94E52">
        <w:tc>
          <w:tcPr>
            <w:tcW w:w="0" w:type="auto"/>
            <w:shd w:val="clear" w:color="auto" w:fill="auto"/>
            <w:tcMar>
              <w:top w:w="0" w:type="dxa"/>
              <w:left w:w="0" w:type="dxa"/>
              <w:bottom w:w="0" w:type="dxa"/>
              <w:right w:w="0" w:type="dxa"/>
            </w:tcMar>
            <w:vAlign w:val="center"/>
            <w:hideMark/>
          </w:tcPr>
          <w:p w14:paraId="1ABC6B2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 can get free food/meals from my work. </w:t>
            </w:r>
          </w:p>
        </w:tc>
        <w:tc>
          <w:tcPr>
            <w:tcW w:w="0" w:type="auto"/>
            <w:shd w:val="clear" w:color="auto" w:fill="auto"/>
            <w:tcMar>
              <w:top w:w="0" w:type="dxa"/>
              <w:left w:w="0" w:type="dxa"/>
              <w:bottom w:w="0" w:type="dxa"/>
              <w:right w:w="0" w:type="dxa"/>
            </w:tcMar>
            <w:vAlign w:val="center"/>
            <w:hideMark/>
          </w:tcPr>
          <w:p w14:paraId="49685DC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10 (9.2%) </w:t>
            </w:r>
          </w:p>
        </w:tc>
      </w:tr>
      <w:tr w:rsidR="007F6ADD" w14:paraId="4D94BADF" w14:textId="77777777" w:rsidTr="00C94E52">
        <w:tc>
          <w:tcPr>
            <w:tcW w:w="0" w:type="auto"/>
            <w:shd w:val="clear" w:color="auto" w:fill="auto"/>
            <w:tcMar>
              <w:top w:w="0" w:type="dxa"/>
              <w:left w:w="0" w:type="dxa"/>
              <w:bottom w:w="0" w:type="dxa"/>
              <w:right w:w="0" w:type="dxa"/>
            </w:tcMar>
            <w:vAlign w:val="center"/>
            <w:hideMark/>
          </w:tcPr>
          <w:p w14:paraId="6E6A58A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 went to the food pantry or other free food organizations. </w:t>
            </w:r>
          </w:p>
        </w:tc>
        <w:tc>
          <w:tcPr>
            <w:tcW w:w="0" w:type="auto"/>
            <w:shd w:val="clear" w:color="auto" w:fill="auto"/>
            <w:tcMar>
              <w:top w:w="0" w:type="dxa"/>
              <w:left w:w="0" w:type="dxa"/>
              <w:bottom w:w="0" w:type="dxa"/>
              <w:right w:w="0" w:type="dxa"/>
            </w:tcMar>
            <w:vAlign w:val="center"/>
            <w:hideMark/>
          </w:tcPr>
          <w:p w14:paraId="00D6DAC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6 (5.5%) </w:t>
            </w:r>
            <w:commentRangeEnd w:id="327"/>
            <w:r w:rsidR="00131B4C">
              <w:rPr>
                <w:rStyle w:val="CommentReference"/>
              </w:rPr>
              <w:commentReference w:id="327"/>
            </w:r>
            <w:r w:rsidR="005E5206">
              <w:rPr>
                <w:rStyle w:val="CommentReference"/>
              </w:rPr>
              <w:commentReference w:id="328"/>
            </w:r>
          </w:p>
        </w:tc>
      </w:tr>
    </w:tbl>
    <w:commentRangeEnd w:id="328"/>
    <w:p w14:paraId="4FB93BB4" w14:textId="46E51BD6" w:rsidR="007F6ADD" w:rsidRPr="00D26FA1" w:rsidRDefault="007F6ADD" w:rsidP="00D26FA1">
      <w:pPr>
        <w:spacing w:after="0"/>
        <w:rPr>
          <w:rFonts w:ascii="Helvetica" w:eastAsia="Times New Roman" w:hAnsi="Helvetica" w:cs="Helvetica"/>
          <w:color w:val="333333"/>
          <w:sz w:val="21"/>
          <w:szCs w:val="21"/>
        </w:rPr>
      </w:pPr>
      <w:r>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14:anchorId="68C507AF" wp14:editId="69C4A574">
            <wp:extent cx="6468205" cy="2010534"/>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6503892" cy="2021627"/>
                    </a:xfrm>
                    <a:prstGeom prst="rect">
                      <a:avLst/>
                    </a:prstGeom>
                    <a:noFill/>
                    <a:ln>
                      <a:noFill/>
                    </a:ln>
                  </pic:spPr>
                </pic:pic>
              </a:graphicData>
            </a:graphic>
          </wp:inline>
        </w:drawing>
      </w:r>
    </w:p>
    <w:p w14:paraId="40874DB8" w14:textId="77777777" w:rsidR="007F6ADD" w:rsidRDefault="007F6ADD" w:rsidP="007F6ADD">
      <w:pPr>
        <w:pStyle w:val="Heading1"/>
        <w:rPr>
          <w:rFonts w:ascii="inherit" w:hAnsi="inherit" w:cs="Helvetica"/>
          <w:color w:val="333333"/>
          <w:sz w:val="57"/>
          <w:szCs w:val="57"/>
        </w:rPr>
      </w:pPr>
      <w:r>
        <w:rPr>
          <w:rFonts w:cs="Helvetica"/>
          <w:color w:val="333333"/>
          <w:sz w:val="57"/>
          <w:szCs w:val="57"/>
        </w:rPr>
        <w:t>Eating Habits</w:t>
      </w:r>
    </w:p>
    <w:p w14:paraId="21BD72DF"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The following questions were asked in regard to students’ eating habits on a current, daily, and weekly basis. Students were asked how/if they prepare food at home, their daily consumption of fruits/vegetables and sugar, and their weekly habits of eating out and alcohol consumption. They were also asked about how confident they felt about buying/preparing healthy foods at home.</w:t>
      </w:r>
    </w:p>
    <w:p w14:paraId="7BECA57B" w14:textId="77777777" w:rsidR="007F6ADD" w:rsidRDefault="007F6ADD" w:rsidP="007F6ADD">
      <w:pPr>
        <w:pStyle w:val="NormalWeb"/>
        <w:rPr>
          <w:rFonts w:ascii="Helvetica" w:hAnsi="Helvetica" w:cs="Helvetica"/>
          <w:color w:val="333333"/>
          <w:sz w:val="21"/>
          <w:szCs w:val="21"/>
        </w:rPr>
      </w:pPr>
    </w:p>
    <w:p w14:paraId="40956308" w14:textId="77777777" w:rsidR="007F6ADD" w:rsidRDefault="007F6ADD" w:rsidP="007F6ADD">
      <w:pPr>
        <w:pStyle w:val="Heading2"/>
        <w:rPr>
          <w:rFonts w:ascii="inherit" w:hAnsi="inherit" w:cs="Helvetica"/>
          <w:color w:val="333333"/>
          <w:sz w:val="45"/>
          <w:szCs w:val="45"/>
        </w:rPr>
      </w:pPr>
      <w:r>
        <w:rPr>
          <w:rFonts w:cs="Helvetica"/>
          <w:color w:val="333333"/>
        </w:rPr>
        <w:t>Current Eating/Cooking Habits</w:t>
      </w:r>
    </w:p>
    <w:p w14:paraId="3E0513C8"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For each of the following statements, indicate how strongly you agree or disagree about your current eating and cooking habits:</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7B2A5DB5" wp14:editId="2359D5DA">
            <wp:extent cx="6400359" cy="5405377"/>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62">
                      <a:extLst>
                        <a:ext uri="{28A0092B-C50C-407E-A947-70E740481C1C}">
                          <a14:useLocalDpi xmlns:a14="http://schemas.microsoft.com/office/drawing/2010/main" val="0"/>
                        </a:ext>
                      </a:extLst>
                    </a:blip>
                    <a:srcRect/>
                    <a:stretch>
                      <a:fillRect/>
                    </a:stretch>
                  </pic:blipFill>
                  <pic:spPr bwMode="auto">
                    <a:xfrm>
                      <a:off x="0" y="0"/>
                      <a:ext cx="6409380" cy="5412995"/>
                    </a:xfrm>
                    <a:prstGeom prst="rect">
                      <a:avLst/>
                    </a:prstGeom>
                    <a:noFill/>
                    <a:ln>
                      <a:noFill/>
                    </a:ln>
                  </pic:spPr>
                </pic:pic>
              </a:graphicData>
            </a:graphic>
          </wp:inline>
        </w:drawing>
      </w:r>
      <w:r>
        <w:rPr>
          <w:rFonts w:ascii="Helvetica" w:hAnsi="Helvetica" w:cs="Helvetica"/>
          <w:color w:val="333333"/>
          <w:sz w:val="21"/>
          <w:szCs w:val="21"/>
        </w:rPr>
        <w:t>Figure 8.1: Current Eating and Cooking Habits</w:t>
      </w:r>
    </w:p>
    <w:p w14:paraId="70E60570" w14:textId="77777777" w:rsidR="007F6ADD" w:rsidRDefault="007F6ADD" w:rsidP="007F6ADD">
      <w:pPr>
        <w:pStyle w:val="Heading2"/>
        <w:rPr>
          <w:rFonts w:ascii="inherit" w:hAnsi="inherit" w:cs="Helvetica"/>
          <w:color w:val="333333"/>
          <w:sz w:val="45"/>
          <w:szCs w:val="45"/>
        </w:rPr>
      </w:pPr>
      <w:r>
        <w:rPr>
          <w:rFonts w:cs="Helvetica"/>
          <w:color w:val="333333"/>
        </w:rPr>
        <w:t>Daily Consumption</w:t>
      </w:r>
    </w:p>
    <w:p w14:paraId="436B91B9" w14:textId="77777777" w:rsidR="007F6ADD" w:rsidRDefault="007F6ADD" w:rsidP="007F6ADD">
      <w:pPr>
        <w:pStyle w:val="Heading3"/>
        <w:rPr>
          <w:rFonts w:cs="Helvetica"/>
          <w:color w:val="333333"/>
        </w:rPr>
      </w:pPr>
      <w:r>
        <w:rPr>
          <w:rFonts w:cs="Helvetica"/>
          <w:color w:val="333333"/>
        </w:rPr>
        <w:t>Fruits &amp; Vegetables</w:t>
      </w:r>
    </w:p>
    <w:p w14:paraId="10C23FC0"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many servings of fruits and vegetables do you usually consume per day? (</w:t>
      </w:r>
      <w:proofErr w:type="gramStart"/>
      <w:r>
        <w:rPr>
          <w:rStyle w:val="Strong"/>
          <w:rFonts w:ascii="Helvetica" w:hAnsi="Helvetica" w:cs="Helvetica"/>
          <w:color w:val="333333"/>
          <w:sz w:val="21"/>
          <w:szCs w:val="21"/>
        </w:rPr>
        <w:t>not</w:t>
      </w:r>
      <w:proofErr w:type="gramEnd"/>
      <w:r>
        <w:rPr>
          <w:rStyle w:val="Strong"/>
          <w:rFonts w:ascii="Helvetica" w:hAnsi="Helvetica" w:cs="Helvetica"/>
          <w:color w:val="333333"/>
          <w:sz w:val="21"/>
          <w:szCs w:val="21"/>
        </w:rPr>
        <w:t xml:space="preserve"> including fruit juices) (n=107, 87% of 123 reporting).</w:t>
      </w:r>
    </w:p>
    <w:p w14:paraId="07145E8D" w14:textId="77777777" w:rsidR="007F6ADD" w:rsidRDefault="007F6ADD" w:rsidP="007F6ADD">
      <w:pPr>
        <w:pStyle w:val="NormalWeb"/>
        <w:rPr>
          <w:rFonts w:ascii="Helvetica" w:hAnsi="Helvetica" w:cs="Helvetica"/>
          <w:color w:val="333333"/>
          <w:sz w:val="21"/>
          <w:szCs w:val="21"/>
        </w:rPr>
      </w:pPr>
      <w:r>
        <w:rPr>
          <w:rStyle w:val="Emphasis"/>
          <w:rFonts w:ascii="Helvetica" w:hAnsi="Helvetica" w:cs="Helvetica"/>
          <w:color w:val="333333"/>
          <w:sz w:val="21"/>
          <w:szCs w:val="21"/>
        </w:rPr>
        <w:t>1 serving= 1 medium piece of fruit; 1/2 cup fresh, frozen, or canned fruits/vegetables; 1 cup salad greens; or 1/4 cup dried fruit.</w:t>
      </w:r>
    </w:p>
    <w:p w14:paraId="38B49B06" w14:textId="2F4D2B7D" w:rsidR="007F6ADD" w:rsidRDefault="007F6ADD" w:rsidP="007F6ADD">
      <w:pPr>
        <w:pStyle w:val="NormalWeb"/>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86DD1A7" wp14:editId="3810DC1E">
            <wp:extent cx="3657600" cy="2743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3">
                      <a:extLst>
                        <a:ext uri="{28A0092B-C50C-407E-A947-70E740481C1C}">
                          <a14:useLocalDpi xmlns:a14="http://schemas.microsoft.com/office/drawing/2010/main" val="0"/>
                        </a:ext>
                      </a:extLst>
                    </a:blip>
                    <a:srcRect/>
                    <a:stretch>
                      <a:fillRect/>
                    </a:stretch>
                  </pic:blipFill>
                  <pic:spPr bwMode="auto">
                    <a:xfrm>
                      <a:off x="0" y="0"/>
                      <a:ext cx="3657600" cy="2743220"/>
                    </a:xfrm>
                    <a:prstGeom prst="rect">
                      <a:avLst/>
                    </a:prstGeom>
                    <a:noFill/>
                    <a:ln>
                      <a:noFill/>
                    </a:ln>
                  </pic:spPr>
                </pic:pic>
              </a:graphicData>
            </a:graphic>
          </wp:inline>
        </w:drawing>
      </w:r>
      <w:r>
        <w:rPr>
          <w:rFonts w:ascii="Helvetica" w:hAnsi="Helvetica" w:cs="Helvetica"/>
          <w:color w:val="333333"/>
          <w:sz w:val="21"/>
          <w:szCs w:val="21"/>
        </w:rPr>
        <w:br/>
      </w:r>
      <w:r>
        <w:rPr>
          <w:rFonts w:ascii="Helvetica" w:hAnsi="Helvetica" w:cs="Helvetica"/>
          <w:color w:val="333333"/>
          <w:sz w:val="21"/>
          <w:szCs w:val="21"/>
        </w:rPr>
        <w:br/>
        <w:t xml:space="preserve">Figure 8.2: Daily Fruit &amp; Vegetable Consumption </w:t>
      </w:r>
    </w:p>
    <w:p w14:paraId="03AC0F06" w14:textId="77777777" w:rsidR="007F6ADD" w:rsidRDefault="007F6ADD" w:rsidP="007F6ADD">
      <w:pPr>
        <w:pStyle w:val="NormalWeb"/>
        <w:rPr>
          <w:rFonts w:ascii="Helvetica" w:hAnsi="Helvetica" w:cs="Helvetica"/>
          <w:color w:val="333333"/>
          <w:sz w:val="21"/>
          <w:szCs w:val="21"/>
        </w:rPr>
      </w:pPr>
      <w:commentRangeStart w:id="329"/>
      <w:r w:rsidRPr="00D26FA1">
        <w:rPr>
          <w:rFonts w:ascii="Helvetica" w:hAnsi="Helvetica" w:cs="Helvetica"/>
          <w:strike/>
          <w:color w:val="FF0000"/>
          <w:sz w:val="21"/>
          <w:szCs w:val="21"/>
        </w:rPr>
        <w:t>Looking at</w:t>
      </w:r>
      <w:r w:rsidRPr="00D26FA1">
        <w:rPr>
          <w:rFonts w:ascii="Helvetica" w:hAnsi="Helvetica" w:cs="Helvetica"/>
          <w:color w:val="FF0000"/>
          <w:sz w:val="21"/>
          <w:szCs w:val="21"/>
        </w:rPr>
        <w:t xml:space="preserve"> </w:t>
      </w:r>
      <w:commentRangeEnd w:id="329"/>
      <w:r w:rsidR="00D26FA1">
        <w:rPr>
          <w:rStyle w:val="CommentReference"/>
          <w:rFonts w:asciiTheme="minorHAnsi" w:eastAsiaTheme="minorHAnsi" w:hAnsiTheme="minorHAnsi" w:cstheme="minorBidi"/>
        </w:rPr>
        <w:commentReference w:id="329"/>
      </w:r>
      <w:r>
        <w:rPr>
          <w:rFonts w:ascii="Helvetica" w:hAnsi="Helvetica" w:cs="Helvetica"/>
          <w:color w:val="333333"/>
          <w:sz w:val="21"/>
          <w:szCs w:val="21"/>
        </w:rPr>
        <w:t xml:space="preserve">the daily consumption of fruits and vegetables, </w:t>
      </w:r>
      <w:commentRangeStart w:id="330"/>
      <w:r w:rsidRPr="00D26FA1">
        <w:rPr>
          <w:rFonts w:ascii="Helvetica" w:hAnsi="Helvetica" w:cs="Helvetica"/>
          <w:strike/>
          <w:color w:val="FF0000"/>
          <w:sz w:val="21"/>
          <w:szCs w:val="21"/>
        </w:rPr>
        <w:t>the majority of</w:t>
      </w:r>
      <w:r w:rsidRPr="00D26FA1">
        <w:rPr>
          <w:rFonts w:ascii="Helvetica" w:hAnsi="Helvetica" w:cs="Helvetica"/>
          <w:color w:val="FF0000"/>
          <w:sz w:val="21"/>
          <w:szCs w:val="21"/>
        </w:rPr>
        <w:t xml:space="preserve"> </w:t>
      </w:r>
      <w:commentRangeEnd w:id="330"/>
      <w:r w:rsidR="00D26FA1">
        <w:rPr>
          <w:rStyle w:val="CommentReference"/>
          <w:rFonts w:asciiTheme="minorHAnsi" w:eastAsiaTheme="minorHAnsi" w:hAnsiTheme="minorHAnsi" w:cstheme="minorBidi"/>
        </w:rPr>
        <w:commentReference w:id="330"/>
      </w:r>
      <w:r>
        <w:rPr>
          <w:rFonts w:ascii="Helvetica" w:hAnsi="Helvetica" w:cs="Helvetica"/>
          <w:color w:val="333333"/>
          <w:sz w:val="21"/>
          <w:szCs w:val="21"/>
        </w:rPr>
        <w:t xml:space="preserve">people claim to eat between 1-2 servings </w:t>
      </w:r>
      <w:r w:rsidRPr="00D26FA1">
        <w:rPr>
          <w:rFonts w:ascii="Helvetica" w:hAnsi="Helvetica" w:cs="Helvetica"/>
          <w:strike/>
          <w:color w:val="FF0000"/>
          <w:sz w:val="21"/>
          <w:szCs w:val="21"/>
        </w:rPr>
        <w:t>(73 people).</w:t>
      </w:r>
      <w:r w:rsidRPr="00D26FA1">
        <w:rPr>
          <w:rFonts w:ascii="Helvetica" w:hAnsi="Helvetica" w:cs="Helvetica"/>
          <w:color w:val="FF0000"/>
          <w:sz w:val="21"/>
          <w:szCs w:val="21"/>
        </w:rPr>
        <w:t xml:space="preserve"> </w:t>
      </w:r>
      <w:r>
        <w:rPr>
          <w:rFonts w:ascii="Helvetica" w:hAnsi="Helvetica" w:cs="Helvetica"/>
          <w:color w:val="333333"/>
          <w:sz w:val="21"/>
          <w:szCs w:val="21"/>
        </w:rPr>
        <w:t>17 people claim to eat 3-4 servings, 15 people claim to eat 0 servings, and 2 people claim to eat 5+ servings.</w:t>
      </w:r>
    </w:p>
    <w:p w14:paraId="7AC9047C" w14:textId="77777777" w:rsidR="007F6ADD" w:rsidRDefault="007F6ADD" w:rsidP="007F6ADD">
      <w:pPr>
        <w:pStyle w:val="NormalWeb"/>
        <w:rPr>
          <w:rFonts w:ascii="Helvetica" w:hAnsi="Helvetica" w:cs="Helvetica"/>
          <w:color w:val="333333"/>
          <w:sz w:val="21"/>
          <w:szCs w:val="21"/>
        </w:rPr>
      </w:pPr>
    </w:p>
    <w:p w14:paraId="0CBE08CE" w14:textId="77777777" w:rsidR="007F6ADD" w:rsidRDefault="007F6ADD" w:rsidP="007F6ADD">
      <w:pPr>
        <w:pStyle w:val="Heading3"/>
        <w:rPr>
          <w:rFonts w:ascii="inherit" w:hAnsi="inherit" w:cs="Helvetica"/>
          <w:color w:val="333333"/>
          <w:sz w:val="36"/>
          <w:szCs w:val="36"/>
        </w:rPr>
      </w:pPr>
      <w:r>
        <w:rPr>
          <w:rFonts w:cs="Helvetica"/>
          <w:color w:val="333333"/>
        </w:rPr>
        <w:t>Sugar/Energy Drinks</w:t>
      </w:r>
    </w:p>
    <w:p w14:paraId="71646EC5"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many ounces of regular soda/cola/pop, sports drink, or energy drinks do you consume each day? (n=111, 90%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79D94CAD" wp14:editId="205F8AA0">
            <wp:extent cx="6059347" cy="40395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64">
                      <a:extLst>
                        <a:ext uri="{28A0092B-C50C-407E-A947-70E740481C1C}">
                          <a14:useLocalDpi xmlns:a14="http://schemas.microsoft.com/office/drawing/2010/main" val="0"/>
                        </a:ext>
                      </a:extLst>
                    </a:blip>
                    <a:srcRect/>
                    <a:stretch>
                      <a:fillRect/>
                    </a:stretch>
                  </pic:blipFill>
                  <pic:spPr bwMode="auto">
                    <a:xfrm>
                      <a:off x="0" y="0"/>
                      <a:ext cx="6066917" cy="4044640"/>
                    </a:xfrm>
                    <a:prstGeom prst="rect">
                      <a:avLst/>
                    </a:prstGeom>
                    <a:noFill/>
                    <a:ln>
                      <a:noFill/>
                    </a:ln>
                  </pic:spPr>
                </pic:pic>
              </a:graphicData>
            </a:graphic>
          </wp:inline>
        </w:drawing>
      </w:r>
      <w:r>
        <w:rPr>
          <w:rFonts w:ascii="Helvetica" w:hAnsi="Helvetica" w:cs="Helvetica"/>
          <w:color w:val="333333"/>
          <w:sz w:val="21"/>
          <w:szCs w:val="21"/>
        </w:rPr>
        <w:t>Figure 8.3: Daily Sugar/Energy Drink Consumption</w:t>
      </w:r>
    </w:p>
    <w:p w14:paraId="34FA74A7" w14:textId="77777777" w:rsidR="007F6ADD" w:rsidRDefault="007F6ADD" w:rsidP="007F6ADD">
      <w:pPr>
        <w:pStyle w:val="NormalWeb"/>
        <w:rPr>
          <w:rFonts w:ascii="Helvetica" w:hAnsi="Helvetica" w:cs="Helvetica"/>
          <w:color w:val="333333"/>
          <w:sz w:val="21"/>
          <w:szCs w:val="21"/>
        </w:rPr>
      </w:pPr>
      <w:commentRangeStart w:id="331"/>
      <w:r w:rsidRPr="0050285E">
        <w:rPr>
          <w:rFonts w:ascii="Helvetica" w:hAnsi="Helvetica" w:cs="Helvetica"/>
          <w:strike/>
          <w:color w:val="FF0000"/>
          <w:sz w:val="21"/>
          <w:szCs w:val="21"/>
        </w:rPr>
        <w:t>Looking at</w:t>
      </w:r>
      <w:r w:rsidRPr="0050285E">
        <w:rPr>
          <w:rFonts w:ascii="Helvetica" w:hAnsi="Helvetica" w:cs="Helvetica"/>
          <w:color w:val="FF0000"/>
          <w:sz w:val="21"/>
          <w:szCs w:val="21"/>
        </w:rPr>
        <w:t xml:space="preserve"> </w:t>
      </w:r>
      <w:commentRangeEnd w:id="331"/>
      <w:r w:rsidR="0050285E">
        <w:rPr>
          <w:rStyle w:val="CommentReference"/>
          <w:rFonts w:asciiTheme="minorHAnsi" w:eastAsiaTheme="minorHAnsi" w:hAnsiTheme="minorHAnsi" w:cstheme="minorBidi"/>
        </w:rPr>
        <w:commentReference w:id="331"/>
      </w:r>
      <w:r>
        <w:rPr>
          <w:rFonts w:ascii="Helvetica" w:hAnsi="Helvetica" w:cs="Helvetica"/>
          <w:color w:val="333333"/>
          <w:sz w:val="21"/>
          <w:szCs w:val="21"/>
        </w:rPr>
        <w:t xml:space="preserve">daily consumption of regular soda/cola/pop, sports drink, or energy drinks </w:t>
      </w:r>
      <w:commentRangeStart w:id="332"/>
      <w:r w:rsidRPr="0050285E">
        <w:rPr>
          <w:rFonts w:ascii="Helvetica" w:hAnsi="Helvetica" w:cs="Helvetica"/>
          <w:strike/>
          <w:color w:val="FF0000"/>
          <w:sz w:val="21"/>
          <w:szCs w:val="21"/>
        </w:rPr>
        <w:t xml:space="preserve">the majority of people </w:t>
      </w:r>
      <w:commentRangeEnd w:id="332"/>
      <w:r w:rsidR="0050285E">
        <w:rPr>
          <w:rStyle w:val="CommentReference"/>
          <w:rFonts w:asciiTheme="minorHAnsi" w:eastAsiaTheme="minorHAnsi" w:hAnsiTheme="minorHAnsi" w:cstheme="minorBidi"/>
        </w:rPr>
        <w:commentReference w:id="332"/>
      </w:r>
      <w:r>
        <w:rPr>
          <w:rFonts w:ascii="Helvetica" w:hAnsi="Helvetica" w:cs="Helvetica"/>
          <w:color w:val="333333"/>
          <w:sz w:val="21"/>
          <w:szCs w:val="21"/>
        </w:rPr>
        <w:t xml:space="preserve">claim to drink 0 ounces </w:t>
      </w:r>
      <w:r w:rsidRPr="0050285E">
        <w:rPr>
          <w:rFonts w:ascii="Helvetica" w:hAnsi="Helvetica" w:cs="Helvetica"/>
          <w:strike/>
          <w:color w:val="FF0000"/>
          <w:sz w:val="21"/>
          <w:szCs w:val="21"/>
        </w:rPr>
        <w:t>(63 people).</w:t>
      </w:r>
      <w:r w:rsidRPr="0050285E">
        <w:rPr>
          <w:rFonts w:ascii="Helvetica" w:hAnsi="Helvetica" w:cs="Helvetica"/>
          <w:color w:val="FF0000"/>
          <w:sz w:val="21"/>
          <w:szCs w:val="21"/>
        </w:rPr>
        <w:t xml:space="preserve"> </w:t>
      </w:r>
      <w:r>
        <w:rPr>
          <w:rFonts w:ascii="Helvetica" w:hAnsi="Helvetica" w:cs="Helvetica"/>
          <w:color w:val="333333"/>
          <w:sz w:val="21"/>
          <w:szCs w:val="21"/>
        </w:rPr>
        <w:t>24 people claim to drink between 1-8 ounces, 11 people claim to drink between 9-16, and only a small number of participants claim to drink 17 or more ounces per day.</w:t>
      </w:r>
    </w:p>
    <w:p w14:paraId="0759F287" w14:textId="77777777" w:rsidR="007F6ADD" w:rsidRDefault="007F6ADD" w:rsidP="007F6ADD">
      <w:pPr>
        <w:pStyle w:val="NormalWeb"/>
        <w:rPr>
          <w:rFonts w:ascii="Helvetica" w:hAnsi="Helvetica" w:cs="Helvetica"/>
          <w:color w:val="333333"/>
          <w:sz w:val="21"/>
          <w:szCs w:val="21"/>
        </w:rPr>
      </w:pPr>
    </w:p>
    <w:p w14:paraId="20B9DFF0" w14:textId="77777777" w:rsidR="007F6ADD" w:rsidRDefault="007F6ADD" w:rsidP="007F6ADD">
      <w:pPr>
        <w:pStyle w:val="Heading2"/>
        <w:rPr>
          <w:rFonts w:ascii="inherit" w:hAnsi="inherit" w:cs="Helvetica"/>
          <w:color w:val="333333"/>
          <w:sz w:val="45"/>
          <w:szCs w:val="45"/>
        </w:rPr>
      </w:pPr>
      <w:r>
        <w:rPr>
          <w:rFonts w:cs="Helvetica"/>
          <w:color w:val="333333"/>
        </w:rPr>
        <w:t>Weekly Consumption</w:t>
      </w:r>
    </w:p>
    <w:p w14:paraId="15D0CB30" w14:textId="77777777" w:rsidR="007F6ADD" w:rsidRDefault="007F6ADD" w:rsidP="007F6ADD">
      <w:pPr>
        <w:pStyle w:val="Heading3"/>
        <w:rPr>
          <w:rFonts w:cs="Helvetica"/>
          <w:color w:val="333333"/>
        </w:rPr>
      </w:pPr>
      <w:r>
        <w:rPr>
          <w:rFonts w:cs="Helvetica"/>
          <w:color w:val="333333"/>
        </w:rPr>
        <w:t>Eating Out</w:t>
      </w:r>
    </w:p>
    <w:p w14:paraId="060FB17B"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frequently do you eat from fast food restaurants, convenience stores, or vending machines for a meal or meal replacement? (n=113, 92%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0C55E6AF" wp14:editId="567F70C9">
            <wp:extent cx="5937813" cy="3958571"/>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65">
                      <a:extLst>
                        <a:ext uri="{28A0092B-C50C-407E-A947-70E740481C1C}">
                          <a14:useLocalDpi xmlns:a14="http://schemas.microsoft.com/office/drawing/2010/main" val="0"/>
                        </a:ext>
                      </a:extLst>
                    </a:blip>
                    <a:srcRect/>
                    <a:stretch>
                      <a:fillRect/>
                    </a:stretch>
                  </pic:blipFill>
                  <pic:spPr bwMode="auto">
                    <a:xfrm>
                      <a:off x="0" y="0"/>
                      <a:ext cx="5945214" cy="3963505"/>
                    </a:xfrm>
                    <a:prstGeom prst="rect">
                      <a:avLst/>
                    </a:prstGeom>
                    <a:noFill/>
                    <a:ln>
                      <a:noFill/>
                    </a:ln>
                  </pic:spPr>
                </pic:pic>
              </a:graphicData>
            </a:graphic>
          </wp:inline>
        </w:drawing>
      </w:r>
      <w:r>
        <w:rPr>
          <w:rFonts w:ascii="Helvetica" w:hAnsi="Helvetica" w:cs="Helvetica"/>
          <w:color w:val="333333"/>
          <w:sz w:val="21"/>
          <w:szCs w:val="21"/>
        </w:rPr>
        <w:t>Figure 8.4: Weekly Eating Out Consumption</w:t>
      </w:r>
    </w:p>
    <w:p w14:paraId="23186246" w14:textId="77777777" w:rsidR="007F6ADD" w:rsidRDefault="007F6ADD" w:rsidP="007F6ADD">
      <w:pPr>
        <w:pStyle w:val="NormalWeb"/>
        <w:rPr>
          <w:rFonts w:ascii="Helvetica" w:hAnsi="Helvetica" w:cs="Helvetica"/>
          <w:color w:val="333333"/>
          <w:sz w:val="21"/>
          <w:szCs w:val="21"/>
        </w:rPr>
      </w:pPr>
      <w:commentRangeStart w:id="333"/>
      <w:r w:rsidRPr="0050285E">
        <w:rPr>
          <w:rFonts w:ascii="Helvetica" w:hAnsi="Helvetica" w:cs="Helvetica"/>
          <w:strike/>
          <w:color w:val="FF0000"/>
          <w:sz w:val="21"/>
          <w:szCs w:val="21"/>
        </w:rPr>
        <w:t>Looking at</w:t>
      </w:r>
      <w:r w:rsidRPr="0050285E">
        <w:rPr>
          <w:rFonts w:ascii="Helvetica" w:hAnsi="Helvetica" w:cs="Helvetica"/>
          <w:color w:val="FF0000"/>
          <w:sz w:val="21"/>
          <w:szCs w:val="21"/>
        </w:rPr>
        <w:t xml:space="preserve"> </w:t>
      </w:r>
      <w:commentRangeEnd w:id="333"/>
      <w:r w:rsidR="0050285E">
        <w:rPr>
          <w:rStyle w:val="CommentReference"/>
          <w:rFonts w:asciiTheme="minorHAnsi" w:eastAsiaTheme="minorHAnsi" w:hAnsiTheme="minorHAnsi" w:cstheme="minorBidi"/>
        </w:rPr>
        <w:commentReference w:id="333"/>
      </w:r>
      <w:r>
        <w:rPr>
          <w:rFonts w:ascii="Helvetica" w:hAnsi="Helvetica" w:cs="Helvetica"/>
          <w:color w:val="333333"/>
          <w:sz w:val="21"/>
          <w:szCs w:val="21"/>
        </w:rPr>
        <w:t xml:space="preserve">the weekly consumption of eating fast food, </w:t>
      </w:r>
      <w:commentRangeStart w:id="334"/>
      <w:r w:rsidRPr="0050285E">
        <w:rPr>
          <w:rFonts w:ascii="Helvetica" w:hAnsi="Helvetica" w:cs="Helvetica"/>
          <w:strike/>
          <w:color w:val="FF0000"/>
          <w:sz w:val="21"/>
          <w:szCs w:val="21"/>
        </w:rPr>
        <w:t>the majority of</w:t>
      </w:r>
      <w:commentRangeEnd w:id="334"/>
      <w:r w:rsidR="0050285E">
        <w:rPr>
          <w:rStyle w:val="CommentReference"/>
          <w:rFonts w:asciiTheme="minorHAnsi" w:eastAsiaTheme="minorHAnsi" w:hAnsiTheme="minorHAnsi" w:cstheme="minorBidi"/>
        </w:rPr>
        <w:commentReference w:id="334"/>
      </w:r>
      <w:r>
        <w:rPr>
          <w:rFonts w:ascii="Helvetica" w:hAnsi="Helvetica" w:cs="Helvetica"/>
          <w:color w:val="333333"/>
          <w:sz w:val="21"/>
          <w:szCs w:val="21"/>
        </w:rPr>
        <w:t xml:space="preserve"> people claim to eat out 1-2 times per week </w:t>
      </w:r>
      <w:r w:rsidRPr="0050285E">
        <w:rPr>
          <w:rFonts w:ascii="Helvetica" w:hAnsi="Helvetica" w:cs="Helvetica"/>
          <w:strike/>
          <w:color w:val="FF0000"/>
          <w:sz w:val="21"/>
          <w:szCs w:val="21"/>
        </w:rPr>
        <w:t>(60 people).</w:t>
      </w:r>
      <w:r w:rsidRPr="0050285E">
        <w:rPr>
          <w:rFonts w:ascii="Helvetica" w:hAnsi="Helvetica" w:cs="Helvetica"/>
          <w:color w:val="FF0000"/>
          <w:sz w:val="21"/>
          <w:szCs w:val="21"/>
        </w:rPr>
        <w:t xml:space="preserve"> </w:t>
      </w:r>
      <w:r>
        <w:rPr>
          <w:rFonts w:ascii="Helvetica" w:hAnsi="Helvetica" w:cs="Helvetica"/>
          <w:color w:val="333333"/>
          <w:sz w:val="21"/>
          <w:szCs w:val="21"/>
        </w:rPr>
        <w:t xml:space="preserve">26 people claim to eat out 3-4 times, 21 people claim to eat out 0 times, and only a </w:t>
      </w:r>
      <w:commentRangeStart w:id="335"/>
      <w:r w:rsidRPr="0050285E">
        <w:rPr>
          <w:rFonts w:ascii="Helvetica" w:hAnsi="Helvetica" w:cs="Helvetica"/>
          <w:color w:val="FF0000"/>
          <w:sz w:val="21"/>
          <w:szCs w:val="21"/>
        </w:rPr>
        <w:t xml:space="preserve">small minority </w:t>
      </w:r>
      <w:commentRangeEnd w:id="335"/>
      <w:r w:rsidR="0050285E">
        <w:rPr>
          <w:rStyle w:val="CommentReference"/>
          <w:rFonts w:asciiTheme="minorHAnsi" w:eastAsiaTheme="minorHAnsi" w:hAnsiTheme="minorHAnsi" w:cstheme="minorBidi"/>
        </w:rPr>
        <w:commentReference w:id="335"/>
      </w:r>
      <w:r>
        <w:rPr>
          <w:rFonts w:ascii="Helvetica" w:hAnsi="Helvetica" w:cs="Helvetica"/>
          <w:color w:val="333333"/>
          <w:sz w:val="21"/>
          <w:szCs w:val="21"/>
        </w:rPr>
        <w:t>of people claim to eat out 5 or more times per week.</w:t>
      </w:r>
    </w:p>
    <w:p w14:paraId="797EDFCF" w14:textId="77777777" w:rsidR="007F6ADD" w:rsidRDefault="007F6ADD" w:rsidP="007F6ADD">
      <w:pPr>
        <w:pStyle w:val="NormalWeb"/>
        <w:rPr>
          <w:rFonts w:ascii="Helvetica" w:hAnsi="Helvetica" w:cs="Helvetica"/>
          <w:color w:val="333333"/>
          <w:sz w:val="21"/>
          <w:szCs w:val="21"/>
        </w:rPr>
      </w:pPr>
    </w:p>
    <w:p w14:paraId="135CF3E0" w14:textId="77777777" w:rsidR="007F6ADD" w:rsidRDefault="007F6ADD" w:rsidP="007F6ADD">
      <w:pPr>
        <w:pStyle w:val="Heading3"/>
        <w:rPr>
          <w:rFonts w:ascii="inherit" w:hAnsi="inherit" w:cs="Helvetica"/>
          <w:color w:val="333333"/>
          <w:sz w:val="36"/>
          <w:szCs w:val="36"/>
        </w:rPr>
      </w:pPr>
      <w:r>
        <w:rPr>
          <w:rFonts w:cs="Helvetica"/>
          <w:color w:val="333333"/>
        </w:rPr>
        <w:t>Alcohol Consumption</w:t>
      </w:r>
    </w:p>
    <w:p w14:paraId="70048C99"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often do you consume at least one serving of alcohol (n=110, 89% of 123 reporting</w:t>
      </w:r>
      <w:proofErr w:type="gramStart"/>
      <w:r>
        <w:rPr>
          <w:rStyle w:val="Strong"/>
          <w:rFonts w:ascii="Helvetica" w:hAnsi="Helvetica" w:cs="Helvetica"/>
          <w:color w:val="333333"/>
          <w:sz w:val="21"/>
          <w:szCs w:val="21"/>
        </w:rPr>
        <w:t>).</w:t>
      </w:r>
      <w:proofErr w:type="gramEnd"/>
      <w:r>
        <w:rPr>
          <w:rStyle w:val="Strong"/>
          <w:rFonts w:ascii="Helvetica" w:hAnsi="Helvetica" w:cs="Helvetica"/>
          <w:color w:val="333333"/>
          <w:sz w:val="21"/>
          <w:szCs w:val="21"/>
        </w:rPr>
        <w:t xml:space="preserve"> If consumed, how many servings of alcohol do you consume when you drink alcohol (n=23, 19%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7216A51C" wp14:editId="69C9180F">
            <wp:extent cx="6331297" cy="31656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66">
                      <a:extLst>
                        <a:ext uri="{28A0092B-C50C-407E-A947-70E740481C1C}">
                          <a14:useLocalDpi xmlns:a14="http://schemas.microsoft.com/office/drawing/2010/main" val="0"/>
                        </a:ext>
                      </a:extLst>
                    </a:blip>
                    <a:srcRect/>
                    <a:stretch>
                      <a:fillRect/>
                    </a:stretch>
                  </pic:blipFill>
                  <pic:spPr bwMode="auto">
                    <a:xfrm>
                      <a:off x="0" y="0"/>
                      <a:ext cx="6345674" cy="3172860"/>
                    </a:xfrm>
                    <a:prstGeom prst="rect">
                      <a:avLst/>
                    </a:prstGeom>
                    <a:noFill/>
                    <a:ln>
                      <a:noFill/>
                    </a:ln>
                  </pic:spPr>
                </pic:pic>
              </a:graphicData>
            </a:graphic>
          </wp:inline>
        </w:drawing>
      </w:r>
      <w:r>
        <w:rPr>
          <w:rFonts w:ascii="Helvetica" w:hAnsi="Helvetica" w:cs="Helvetica"/>
          <w:color w:val="333333"/>
          <w:sz w:val="21"/>
          <w:szCs w:val="21"/>
        </w:rPr>
        <w:t>Figure 8.5: Weekly Alcohol Consumption - Days &amp; Servings</w:t>
      </w:r>
    </w:p>
    <w:p w14:paraId="7992BA92" w14:textId="77777777" w:rsidR="007F6ADD" w:rsidRDefault="007F6ADD" w:rsidP="007F6ADD">
      <w:pPr>
        <w:pStyle w:val="NormalWeb"/>
        <w:rPr>
          <w:rFonts w:ascii="Helvetica" w:hAnsi="Helvetica" w:cs="Helvetica"/>
          <w:color w:val="333333"/>
          <w:sz w:val="21"/>
          <w:szCs w:val="21"/>
        </w:rPr>
      </w:pPr>
      <w:commentRangeStart w:id="336"/>
      <w:r w:rsidRPr="0050285E">
        <w:rPr>
          <w:rFonts w:ascii="Helvetica" w:hAnsi="Helvetica" w:cs="Helvetica"/>
          <w:strike/>
          <w:color w:val="FF0000"/>
          <w:sz w:val="21"/>
          <w:szCs w:val="21"/>
        </w:rPr>
        <w:t>Looking at</w:t>
      </w:r>
      <w:r w:rsidRPr="0050285E">
        <w:rPr>
          <w:rFonts w:ascii="Helvetica" w:hAnsi="Helvetica" w:cs="Helvetica"/>
          <w:color w:val="FF0000"/>
          <w:sz w:val="21"/>
          <w:szCs w:val="21"/>
        </w:rPr>
        <w:t xml:space="preserve"> </w:t>
      </w:r>
      <w:commentRangeEnd w:id="336"/>
      <w:r w:rsidR="0050285E">
        <w:rPr>
          <w:rStyle w:val="CommentReference"/>
          <w:rFonts w:asciiTheme="minorHAnsi" w:eastAsiaTheme="minorHAnsi" w:hAnsiTheme="minorHAnsi" w:cstheme="minorBidi"/>
        </w:rPr>
        <w:commentReference w:id="336"/>
      </w:r>
      <w:r>
        <w:rPr>
          <w:rFonts w:ascii="Helvetica" w:hAnsi="Helvetica" w:cs="Helvetica"/>
          <w:color w:val="333333"/>
          <w:sz w:val="21"/>
          <w:szCs w:val="21"/>
        </w:rPr>
        <w:t xml:space="preserve">the weekly alcohol consumption, </w:t>
      </w:r>
      <w:commentRangeStart w:id="337"/>
      <w:r w:rsidRPr="0050285E">
        <w:rPr>
          <w:rFonts w:ascii="Helvetica" w:hAnsi="Helvetica" w:cs="Helvetica"/>
          <w:strike/>
          <w:color w:val="FF0000"/>
          <w:sz w:val="21"/>
          <w:szCs w:val="21"/>
        </w:rPr>
        <w:t>the majority of</w:t>
      </w:r>
      <w:r w:rsidRPr="0050285E">
        <w:rPr>
          <w:rFonts w:ascii="Helvetica" w:hAnsi="Helvetica" w:cs="Helvetica"/>
          <w:color w:val="FF0000"/>
          <w:sz w:val="21"/>
          <w:szCs w:val="21"/>
        </w:rPr>
        <w:t xml:space="preserve"> </w:t>
      </w:r>
      <w:commentRangeEnd w:id="337"/>
      <w:r w:rsidR="0050285E">
        <w:rPr>
          <w:rStyle w:val="CommentReference"/>
          <w:rFonts w:asciiTheme="minorHAnsi" w:eastAsiaTheme="minorHAnsi" w:hAnsiTheme="minorHAnsi" w:cstheme="minorBidi"/>
        </w:rPr>
        <w:commentReference w:id="337"/>
      </w:r>
      <w:r>
        <w:rPr>
          <w:rFonts w:ascii="Helvetica" w:hAnsi="Helvetica" w:cs="Helvetica"/>
          <w:color w:val="333333"/>
          <w:sz w:val="21"/>
          <w:szCs w:val="21"/>
        </w:rPr>
        <w:t xml:space="preserve">people claim to consume alcohol 0 days per week </w:t>
      </w:r>
      <w:r w:rsidRPr="0050285E">
        <w:rPr>
          <w:rFonts w:ascii="Helvetica" w:hAnsi="Helvetica" w:cs="Helvetica"/>
          <w:strike/>
          <w:color w:val="FF0000"/>
          <w:sz w:val="21"/>
          <w:szCs w:val="21"/>
        </w:rPr>
        <w:t>(87 people).</w:t>
      </w:r>
      <w:r w:rsidRPr="0050285E">
        <w:rPr>
          <w:rFonts w:ascii="Helvetica" w:hAnsi="Helvetica" w:cs="Helvetica"/>
          <w:color w:val="FF0000"/>
          <w:sz w:val="21"/>
          <w:szCs w:val="21"/>
        </w:rPr>
        <w:t xml:space="preserve"> </w:t>
      </w:r>
      <w:r>
        <w:rPr>
          <w:rFonts w:ascii="Helvetica" w:hAnsi="Helvetica" w:cs="Helvetica"/>
          <w:color w:val="333333"/>
          <w:sz w:val="21"/>
          <w:szCs w:val="21"/>
        </w:rPr>
        <w:t xml:space="preserve">19 people claim to drink 1-2 days per week. Only a small number of people claim to drink 3 or more days per week. Of the people who do consume alcohol, </w:t>
      </w:r>
      <w:commentRangeStart w:id="338"/>
      <w:r w:rsidRPr="009A47A6">
        <w:rPr>
          <w:rFonts w:ascii="Helvetica" w:hAnsi="Helvetica" w:cs="Helvetica"/>
          <w:strike/>
          <w:color w:val="FF0000"/>
          <w:sz w:val="21"/>
          <w:szCs w:val="21"/>
        </w:rPr>
        <w:t>the majority</w:t>
      </w:r>
      <w:r w:rsidRPr="009A47A6">
        <w:rPr>
          <w:rFonts w:ascii="Helvetica" w:hAnsi="Helvetica" w:cs="Helvetica"/>
          <w:color w:val="FF0000"/>
          <w:sz w:val="21"/>
          <w:szCs w:val="21"/>
        </w:rPr>
        <w:t xml:space="preserve"> </w:t>
      </w:r>
      <w:commentRangeEnd w:id="338"/>
      <w:r w:rsidR="009A47A6">
        <w:rPr>
          <w:rStyle w:val="CommentReference"/>
          <w:rFonts w:asciiTheme="minorHAnsi" w:eastAsiaTheme="minorHAnsi" w:hAnsiTheme="minorHAnsi" w:cstheme="minorBidi"/>
        </w:rPr>
        <w:commentReference w:id="338"/>
      </w:r>
      <w:r>
        <w:rPr>
          <w:rFonts w:ascii="Helvetica" w:hAnsi="Helvetica" w:cs="Helvetica"/>
          <w:color w:val="333333"/>
          <w:sz w:val="21"/>
          <w:szCs w:val="21"/>
        </w:rPr>
        <w:t xml:space="preserve">consume 3-4 servings </w:t>
      </w:r>
      <w:r w:rsidRPr="009A47A6">
        <w:rPr>
          <w:rFonts w:ascii="Helvetica" w:hAnsi="Helvetica" w:cs="Helvetica"/>
          <w:strike/>
          <w:color w:val="FF0000"/>
          <w:sz w:val="21"/>
          <w:szCs w:val="21"/>
        </w:rPr>
        <w:t>(9 people).</w:t>
      </w:r>
      <w:r w:rsidRPr="009A47A6">
        <w:rPr>
          <w:rFonts w:ascii="Helvetica" w:hAnsi="Helvetica" w:cs="Helvetica"/>
          <w:color w:val="FF0000"/>
          <w:sz w:val="21"/>
          <w:szCs w:val="21"/>
        </w:rPr>
        <w:t xml:space="preserve"> </w:t>
      </w:r>
      <w:r>
        <w:rPr>
          <w:rFonts w:ascii="Helvetica" w:hAnsi="Helvetica" w:cs="Helvetica"/>
          <w:color w:val="333333"/>
          <w:sz w:val="21"/>
          <w:szCs w:val="21"/>
        </w:rPr>
        <w:t xml:space="preserve">7 people claim to drink &lt; 1 servings, 6 people claim to drink 1-2 servings, and only a </w:t>
      </w:r>
      <w:commentRangeStart w:id="339"/>
      <w:r w:rsidRPr="009A47A6">
        <w:rPr>
          <w:rFonts w:ascii="Helvetica" w:hAnsi="Helvetica" w:cs="Helvetica"/>
          <w:color w:val="FF0000"/>
          <w:sz w:val="21"/>
          <w:szCs w:val="21"/>
        </w:rPr>
        <w:t xml:space="preserve">small number </w:t>
      </w:r>
      <w:commentRangeEnd w:id="339"/>
      <w:r w:rsidR="009A47A6">
        <w:rPr>
          <w:rStyle w:val="CommentReference"/>
          <w:rFonts w:asciiTheme="minorHAnsi" w:eastAsiaTheme="minorHAnsi" w:hAnsiTheme="minorHAnsi" w:cstheme="minorBidi"/>
        </w:rPr>
        <w:commentReference w:id="339"/>
      </w:r>
      <w:r>
        <w:rPr>
          <w:rFonts w:ascii="Helvetica" w:hAnsi="Helvetica" w:cs="Helvetica"/>
          <w:color w:val="333333"/>
          <w:sz w:val="21"/>
          <w:szCs w:val="21"/>
        </w:rPr>
        <w:t>drink 5 or more servings.</w:t>
      </w:r>
    </w:p>
    <w:p w14:paraId="0D0C6FF3" w14:textId="74EB6B82" w:rsidR="007F6ADD" w:rsidRDefault="007F6ADD" w:rsidP="007F6ADD">
      <w:pPr>
        <w:pStyle w:val="NormalWeb"/>
        <w:rPr>
          <w:rFonts w:ascii="Helvetica" w:hAnsi="Helvetica" w:cs="Helvetica"/>
          <w:color w:val="333333"/>
          <w:sz w:val="21"/>
          <w:szCs w:val="21"/>
        </w:rPr>
      </w:pPr>
    </w:p>
    <w:p w14:paraId="06884334" w14:textId="3486E7CD" w:rsidR="009A47A6" w:rsidRDefault="009A47A6" w:rsidP="007F6ADD">
      <w:pPr>
        <w:pStyle w:val="NormalWeb"/>
        <w:rPr>
          <w:rFonts w:ascii="Helvetica" w:hAnsi="Helvetica" w:cs="Helvetica"/>
          <w:color w:val="333333"/>
          <w:sz w:val="21"/>
          <w:szCs w:val="21"/>
        </w:rPr>
      </w:pPr>
    </w:p>
    <w:p w14:paraId="36776902" w14:textId="1E043AC9" w:rsidR="009A47A6" w:rsidRDefault="009A47A6" w:rsidP="007F6ADD">
      <w:pPr>
        <w:pStyle w:val="NormalWeb"/>
        <w:rPr>
          <w:rFonts w:ascii="Helvetica" w:hAnsi="Helvetica" w:cs="Helvetica"/>
          <w:color w:val="333333"/>
          <w:sz w:val="21"/>
          <w:szCs w:val="21"/>
        </w:rPr>
      </w:pPr>
    </w:p>
    <w:p w14:paraId="234FE852" w14:textId="4B904736" w:rsidR="009A47A6" w:rsidRDefault="009A47A6" w:rsidP="007F6ADD">
      <w:pPr>
        <w:pStyle w:val="NormalWeb"/>
        <w:rPr>
          <w:rFonts w:ascii="Helvetica" w:hAnsi="Helvetica" w:cs="Helvetica"/>
          <w:color w:val="333333"/>
          <w:sz w:val="21"/>
          <w:szCs w:val="21"/>
        </w:rPr>
      </w:pPr>
    </w:p>
    <w:p w14:paraId="7908D002" w14:textId="6220E46C" w:rsidR="009A47A6" w:rsidRDefault="009A47A6" w:rsidP="007F6ADD">
      <w:pPr>
        <w:pStyle w:val="NormalWeb"/>
        <w:rPr>
          <w:rFonts w:ascii="Helvetica" w:hAnsi="Helvetica" w:cs="Helvetica"/>
          <w:color w:val="333333"/>
          <w:sz w:val="21"/>
          <w:szCs w:val="21"/>
        </w:rPr>
      </w:pPr>
    </w:p>
    <w:p w14:paraId="22E7DB47" w14:textId="33D3F6AE" w:rsidR="009A47A6" w:rsidRDefault="009A47A6" w:rsidP="007F6ADD">
      <w:pPr>
        <w:pStyle w:val="NormalWeb"/>
        <w:rPr>
          <w:rFonts w:ascii="Helvetica" w:hAnsi="Helvetica" w:cs="Helvetica"/>
          <w:color w:val="333333"/>
          <w:sz w:val="21"/>
          <w:szCs w:val="21"/>
        </w:rPr>
      </w:pPr>
    </w:p>
    <w:p w14:paraId="65AB3A6A" w14:textId="74ECE01A" w:rsidR="009A47A6" w:rsidRDefault="009A47A6" w:rsidP="007F6ADD">
      <w:pPr>
        <w:pStyle w:val="NormalWeb"/>
        <w:rPr>
          <w:rFonts w:ascii="Helvetica" w:hAnsi="Helvetica" w:cs="Helvetica"/>
          <w:color w:val="333333"/>
          <w:sz w:val="21"/>
          <w:szCs w:val="21"/>
        </w:rPr>
      </w:pPr>
    </w:p>
    <w:p w14:paraId="3E5E3F5B" w14:textId="40B14DEA" w:rsidR="009A47A6" w:rsidRDefault="009A47A6" w:rsidP="007F6ADD">
      <w:pPr>
        <w:pStyle w:val="NormalWeb"/>
        <w:rPr>
          <w:rFonts w:ascii="Helvetica" w:hAnsi="Helvetica" w:cs="Helvetica"/>
          <w:color w:val="333333"/>
          <w:sz w:val="21"/>
          <w:szCs w:val="21"/>
        </w:rPr>
      </w:pPr>
    </w:p>
    <w:p w14:paraId="6D06EB43" w14:textId="3D7C60B3" w:rsidR="009A47A6" w:rsidRDefault="009A47A6" w:rsidP="007F6ADD">
      <w:pPr>
        <w:pStyle w:val="NormalWeb"/>
        <w:rPr>
          <w:rFonts w:ascii="Helvetica" w:hAnsi="Helvetica" w:cs="Helvetica"/>
          <w:color w:val="333333"/>
          <w:sz w:val="21"/>
          <w:szCs w:val="21"/>
        </w:rPr>
      </w:pPr>
    </w:p>
    <w:p w14:paraId="67969A80" w14:textId="17B21AC9" w:rsidR="009A47A6" w:rsidRDefault="009A47A6" w:rsidP="007F6ADD">
      <w:pPr>
        <w:pStyle w:val="NormalWeb"/>
        <w:rPr>
          <w:rFonts w:ascii="Helvetica" w:hAnsi="Helvetica" w:cs="Helvetica"/>
          <w:color w:val="333333"/>
          <w:sz w:val="21"/>
          <w:szCs w:val="21"/>
        </w:rPr>
      </w:pPr>
    </w:p>
    <w:p w14:paraId="5603BF19" w14:textId="77777777" w:rsidR="009A47A6" w:rsidRDefault="009A47A6" w:rsidP="007F6ADD">
      <w:pPr>
        <w:pStyle w:val="NormalWeb"/>
        <w:rPr>
          <w:rFonts w:ascii="Helvetica" w:hAnsi="Helvetica" w:cs="Helvetica"/>
          <w:color w:val="333333"/>
          <w:sz w:val="21"/>
          <w:szCs w:val="21"/>
        </w:rPr>
      </w:pPr>
    </w:p>
    <w:p w14:paraId="312F68F6" w14:textId="77777777" w:rsidR="007F6ADD" w:rsidRDefault="007F6ADD" w:rsidP="007F6ADD">
      <w:pPr>
        <w:pStyle w:val="Heading2"/>
        <w:rPr>
          <w:rFonts w:ascii="inherit" w:hAnsi="inherit" w:cs="Helvetica"/>
          <w:color w:val="333333"/>
          <w:sz w:val="45"/>
          <w:szCs w:val="45"/>
        </w:rPr>
      </w:pPr>
      <w:r>
        <w:rPr>
          <w:rFonts w:cs="Helvetica"/>
          <w:color w:val="333333"/>
        </w:rPr>
        <w:t>Food Comfort</w:t>
      </w:r>
    </w:p>
    <w:p w14:paraId="02DA7B3D"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The following questions pertain to how comfortable you feel about buying or preparing food:</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62ACDF13" wp14:editId="1CF6BDC3">
            <wp:extent cx="6319723" cy="3159885"/>
            <wp:effectExtent l="0" t="0" r="508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link="rId67">
                      <a:extLst>
                        <a:ext uri="{28A0092B-C50C-407E-A947-70E740481C1C}">
                          <a14:useLocalDpi xmlns:a14="http://schemas.microsoft.com/office/drawing/2010/main" val="0"/>
                        </a:ext>
                      </a:extLst>
                    </a:blip>
                    <a:srcRect/>
                    <a:stretch>
                      <a:fillRect/>
                    </a:stretch>
                  </pic:blipFill>
                  <pic:spPr bwMode="auto">
                    <a:xfrm>
                      <a:off x="0" y="0"/>
                      <a:ext cx="6328257" cy="3164152"/>
                    </a:xfrm>
                    <a:prstGeom prst="rect">
                      <a:avLst/>
                    </a:prstGeom>
                    <a:noFill/>
                    <a:ln>
                      <a:noFill/>
                    </a:ln>
                  </pic:spPr>
                </pic:pic>
              </a:graphicData>
            </a:graphic>
          </wp:inline>
        </w:drawing>
      </w:r>
      <w:r>
        <w:rPr>
          <w:rFonts w:ascii="Helvetica" w:hAnsi="Helvetica" w:cs="Helvetica"/>
          <w:color w:val="333333"/>
          <w:sz w:val="21"/>
          <w:szCs w:val="21"/>
        </w:rPr>
        <w:t>Figure 8.6: Buying/Preparing Food Comfort</w:t>
      </w:r>
    </w:p>
    <w:p w14:paraId="12B68CC8" w14:textId="77777777" w:rsidR="007F6ADD" w:rsidRDefault="007F6ADD" w:rsidP="007F6ADD">
      <w:pPr>
        <w:pStyle w:val="NormalWeb"/>
        <w:rPr>
          <w:rFonts w:ascii="Helvetica" w:hAnsi="Helvetica" w:cs="Helvetica"/>
          <w:color w:val="333333"/>
          <w:sz w:val="21"/>
          <w:szCs w:val="21"/>
        </w:rPr>
      </w:pPr>
    </w:p>
    <w:p w14:paraId="0043A24A" w14:textId="77777777" w:rsidR="007F6ADD" w:rsidRDefault="00534F96" w:rsidP="007F6ADD">
      <w:pPr>
        <w:spacing w:before="300"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05AC5D63">
          <v:rect id="_x0000_i1027" style="width:0;height:0" o:hralign="center" o:hrstd="t" o:hr="t" fillcolor="#a0a0a0" stroked="f"/>
        </w:pict>
      </w:r>
    </w:p>
    <w:p w14:paraId="3DB59BE4" w14:textId="77777777" w:rsidR="007F6ADD" w:rsidRDefault="007F6ADD" w:rsidP="007F6ADD">
      <w:pPr>
        <w:rPr>
          <w:rFonts w:ascii="Helvetica" w:eastAsia="Times New Roman" w:hAnsi="Helvetica" w:cs="Helvetica"/>
          <w:color w:val="333333"/>
          <w:sz w:val="21"/>
          <w:szCs w:val="21"/>
        </w:rPr>
      </w:pPr>
      <w:r>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14:anchorId="40DA9DDC" wp14:editId="1DE6C75B">
            <wp:extent cx="6323521" cy="1965561"/>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6357884" cy="1976242"/>
                    </a:xfrm>
                    <a:prstGeom prst="rect">
                      <a:avLst/>
                    </a:prstGeom>
                    <a:noFill/>
                    <a:ln>
                      <a:noFill/>
                    </a:ln>
                  </pic:spPr>
                </pic:pic>
              </a:graphicData>
            </a:graphic>
          </wp:inline>
        </w:drawing>
      </w:r>
    </w:p>
    <w:p w14:paraId="3EEC2DF8" w14:textId="1608CD2F" w:rsidR="007F6ADD" w:rsidRDefault="007F6ADD" w:rsidP="00180623">
      <w:pPr>
        <w:rPr>
          <w:sz w:val="24"/>
          <w:szCs w:val="24"/>
        </w:rPr>
      </w:pPr>
    </w:p>
    <w:p w14:paraId="6AB44975" w14:textId="2172EEFD" w:rsidR="007F6ADD" w:rsidRDefault="007F6ADD" w:rsidP="00180623">
      <w:pPr>
        <w:rPr>
          <w:sz w:val="24"/>
          <w:szCs w:val="24"/>
        </w:rPr>
      </w:pPr>
    </w:p>
    <w:p w14:paraId="51471F73" w14:textId="308E59D1" w:rsidR="007F6ADD" w:rsidRDefault="007F6ADD" w:rsidP="00180623">
      <w:pPr>
        <w:rPr>
          <w:sz w:val="24"/>
          <w:szCs w:val="24"/>
        </w:rPr>
      </w:pPr>
    </w:p>
    <w:p w14:paraId="60187500" w14:textId="254D652E" w:rsidR="007F6ADD" w:rsidRDefault="007F6ADD" w:rsidP="00180623">
      <w:pPr>
        <w:rPr>
          <w:sz w:val="24"/>
          <w:szCs w:val="24"/>
        </w:rPr>
      </w:pPr>
    </w:p>
    <w:p w14:paraId="252F69EF" w14:textId="26FFAF99" w:rsidR="007F6ADD" w:rsidRDefault="007F6ADD" w:rsidP="00180623">
      <w:pPr>
        <w:rPr>
          <w:sz w:val="24"/>
          <w:szCs w:val="24"/>
        </w:rPr>
      </w:pPr>
    </w:p>
    <w:p w14:paraId="10F10324" w14:textId="77777777" w:rsidR="007F6ADD" w:rsidRDefault="007F6ADD" w:rsidP="007F6ADD">
      <w:pPr>
        <w:pStyle w:val="Heading1"/>
        <w:rPr>
          <w:rFonts w:ascii="inherit" w:hAnsi="inherit" w:cs="Helvetica"/>
          <w:color w:val="333333"/>
          <w:sz w:val="57"/>
          <w:szCs w:val="57"/>
        </w:rPr>
      </w:pPr>
      <w:r>
        <w:rPr>
          <w:rFonts w:cs="Helvetica"/>
          <w:color w:val="333333"/>
          <w:sz w:val="57"/>
          <w:szCs w:val="57"/>
        </w:rPr>
        <w:t>Physical Activity</w:t>
      </w:r>
    </w:p>
    <w:p w14:paraId="1944316F" w14:textId="27C5192E" w:rsidR="007F6ADD" w:rsidRPr="0091756A"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The following questions were asked in regards to their physical activity over the past week. Students were asked to select how many days in the last week they had done any of the following exercise types: moderate, vigorous, or strength training.</w:t>
      </w:r>
    </w:p>
    <w:p w14:paraId="68292DBD" w14:textId="77777777" w:rsidR="007F6ADD" w:rsidRDefault="007F6ADD" w:rsidP="007F6ADD">
      <w:pPr>
        <w:pStyle w:val="Heading2"/>
        <w:rPr>
          <w:rFonts w:ascii="inherit" w:hAnsi="inherit" w:cs="Helvetica"/>
          <w:color w:val="333333"/>
          <w:sz w:val="45"/>
          <w:szCs w:val="45"/>
        </w:rPr>
      </w:pPr>
      <w:r>
        <w:rPr>
          <w:rFonts w:cs="Helvetica"/>
          <w:color w:val="333333"/>
        </w:rPr>
        <w:t>Past 7 Days</w:t>
      </w:r>
    </w:p>
    <w:p w14:paraId="0ECC9144"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The following three questions were asked in regards to participants physical activity over the past 7 days: </w:t>
      </w:r>
      <w:commentRangeStart w:id="340"/>
      <w:r>
        <w:rPr>
          <w:rFonts w:ascii="Helvetica" w:hAnsi="Helvetica" w:cs="Helvetica"/>
          <w:noProof/>
          <w:color w:val="333333"/>
          <w:sz w:val="21"/>
          <w:szCs w:val="21"/>
        </w:rPr>
        <w:drawing>
          <wp:inline distT="0" distB="0" distL="0" distR="0" wp14:anchorId="01DBA338" wp14:editId="621154F6">
            <wp:extent cx="6331303" cy="3165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6350134" cy="3175091"/>
                    </a:xfrm>
                    <a:prstGeom prst="rect">
                      <a:avLst/>
                    </a:prstGeom>
                    <a:noFill/>
                    <a:ln>
                      <a:noFill/>
                    </a:ln>
                  </pic:spPr>
                </pic:pic>
              </a:graphicData>
            </a:graphic>
          </wp:inline>
        </w:drawing>
      </w:r>
      <w:commentRangeEnd w:id="340"/>
      <w:r w:rsidR="002E48F2">
        <w:rPr>
          <w:rStyle w:val="CommentReference"/>
          <w:rFonts w:asciiTheme="minorHAnsi" w:eastAsiaTheme="minorHAnsi" w:hAnsiTheme="minorHAnsi" w:cstheme="minorBidi"/>
        </w:rPr>
        <w:commentReference w:id="340"/>
      </w:r>
      <w:r>
        <w:rPr>
          <w:rFonts w:ascii="Helvetica" w:hAnsi="Helvetica" w:cs="Helvetica"/>
          <w:color w:val="333333"/>
          <w:sz w:val="21"/>
          <w:szCs w:val="21"/>
        </w:rPr>
        <w:t>Figure 9.1: Weekly Physical Activity</w:t>
      </w:r>
    </w:p>
    <w:p w14:paraId="58ED9CDE" w14:textId="77777777" w:rsidR="007F6ADD" w:rsidRDefault="007F6ADD" w:rsidP="007F6ADD">
      <w:pPr>
        <w:pStyle w:val="NormalWeb"/>
        <w:rPr>
          <w:rFonts w:ascii="Helvetica" w:hAnsi="Helvetica" w:cs="Helvetica"/>
          <w:color w:val="333333"/>
          <w:sz w:val="21"/>
          <w:szCs w:val="21"/>
        </w:rPr>
      </w:pPr>
    </w:p>
    <w:tbl>
      <w:tblPr>
        <w:tblW w:w="5000" w:type="pct"/>
        <w:tblCellMar>
          <w:top w:w="15" w:type="dxa"/>
          <w:left w:w="15" w:type="dxa"/>
          <w:bottom w:w="15" w:type="dxa"/>
          <w:right w:w="15" w:type="dxa"/>
        </w:tblCellMar>
        <w:tblLook w:val="04A0" w:firstRow="1" w:lastRow="0" w:firstColumn="1" w:lastColumn="0" w:noHBand="0" w:noVBand="1"/>
      </w:tblPr>
      <w:tblGrid>
        <w:gridCol w:w="1816"/>
        <w:gridCol w:w="1015"/>
        <w:gridCol w:w="1015"/>
        <w:gridCol w:w="1015"/>
        <w:gridCol w:w="898"/>
        <w:gridCol w:w="786"/>
        <w:gridCol w:w="786"/>
        <w:gridCol w:w="786"/>
        <w:gridCol w:w="1243"/>
      </w:tblGrid>
      <w:tr w:rsidR="007F6ADD" w14:paraId="06296A76" w14:textId="77777777" w:rsidTr="00C94E52">
        <w:tc>
          <w:tcPr>
            <w:tcW w:w="0" w:type="auto"/>
            <w:shd w:val="clear" w:color="auto" w:fill="auto"/>
            <w:tcMar>
              <w:top w:w="0" w:type="dxa"/>
              <w:left w:w="0" w:type="dxa"/>
              <w:bottom w:w="0" w:type="dxa"/>
              <w:right w:w="0" w:type="dxa"/>
            </w:tcMar>
            <w:vAlign w:val="center"/>
            <w:hideMark/>
          </w:tcPr>
          <w:p w14:paraId="2EA7CF36" w14:textId="77777777" w:rsidR="007F6ADD" w:rsidRDefault="007F6ADD" w:rsidP="00C94E52">
            <w:pPr>
              <w:spacing w:after="300"/>
              <w:rPr>
                <w:rFonts w:ascii="Helvetica" w:eastAsia="Times New Roman" w:hAnsi="Helvetica" w:cs="Helvetica"/>
                <w:color w:val="333333"/>
                <w:sz w:val="21"/>
                <w:szCs w:val="21"/>
              </w:rPr>
            </w:pPr>
            <w:commentRangeStart w:id="341"/>
            <w:r>
              <w:rPr>
                <w:rStyle w:val="Strong"/>
                <w:rFonts w:ascii="Helvetica" w:eastAsia="Times New Roman" w:hAnsi="Helvetica" w:cs="Helvetica"/>
                <w:color w:val="333333"/>
                <w:sz w:val="21"/>
                <w:szCs w:val="21"/>
              </w:rPr>
              <w:t>Days</w:t>
            </w:r>
            <w:r>
              <w:rPr>
                <w:rFonts w:ascii="Helvetica" w:eastAsia="Times New Roman" w:hAnsi="Helvetica" w:cs="Helvetica"/>
                <w:color w:val="333333"/>
                <w:sz w:val="21"/>
                <w:szCs w:val="21"/>
              </w:rPr>
              <w:t xml:space="preserve"> </w:t>
            </w:r>
          </w:p>
        </w:tc>
        <w:tc>
          <w:tcPr>
            <w:tcW w:w="0" w:type="auto"/>
            <w:shd w:val="clear" w:color="auto" w:fill="auto"/>
            <w:tcMar>
              <w:top w:w="0" w:type="dxa"/>
              <w:left w:w="0" w:type="dxa"/>
              <w:bottom w:w="0" w:type="dxa"/>
              <w:right w:w="0" w:type="dxa"/>
            </w:tcMar>
            <w:vAlign w:val="center"/>
            <w:hideMark/>
          </w:tcPr>
          <w:p w14:paraId="76C506E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0 </w:t>
            </w:r>
          </w:p>
        </w:tc>
        <w:tc>
          <w:tcPr>
            <w:tcW w:w="0" w:type="auto"/>
            <w:shd w:val="clear" w:color="auto" w:fill="auto"/>
            <w:tcMar>
              <w:top w:w="0" w:type="dxa"/>
              <w:left w:w="0" w:type="dxa"/>
              <w:bottom w:w="0" w:type="dxa"/>
              <w:right w:w="0" w:type="dxa"/>
            </w:tcMar>
            <w:vAlign w:val="center"/>
            <w:hideMark/>
          </w:tcPr>
          <w:p w14:paraId="7FA7E12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w:t>
            </w:r>
          </w:p>
        </w:tc>
        <w:tc>
          <w:tcPr>
            <w:tcW w:w="0" w:type="auto"/>
            <w:shd w:val="clear" w:color="auto" w:fill="auto"/>
            <w:tcMar>
              <w:top w:w="0" w:type="dxa"/>
              <w:left w:w="0" w:type="dxa"/>
              <w:bottom w:w="0" w:type="dxa"/>
              <w:right w:w="0" w:type="dxa"/>
            </w:tcMar>
            <w:vAlign w:val="center"/>
            <w:hideMark/>
          </w:tcPr>
          <w:p w14:paraId="667494D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w:t>
            </w:r>
          </w:p>
        </w:tc>
        <w:tc>
          <w:tcPr>
            <w:tcW w:w="0" w:type="auto"/>
            <w:shd w:val="clear" w:color="auto" w:fill="auto"/>
            <w:tcMar>
              <w:top w:w="0" w:type="dxa"/>
              <w:left w:w="0" w:type="dxa"/>
              <w:bottom w:w="0" w:type="dxa"/>
              <w:right w:w="0" w:type="dxa"/>
            </w:tcMar>
            <w:vAlign w:val="center"/>
            <w:hideMark/>
          </w:tcPr>
          <w:p w14:paraId="217DEA13"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 </w:t>
            </w:r>
          </w:p>
        </w:tc>
        <w:tc>
          <w:tcPr>
            <w:tcW w:w="0" w:type="auto"/>
            <w:shd w:val="clear" w:color="auto" w:fill="auto"/>
            <w:tcMar>
              <w:top w:w="0" w:type="dxa"/>
              <w:left w:w="0" w:type="dxa"/>
              <w:bottom w:w="0" w:type="dxa"/>
              <w:right w:w="0" w:type="dxa"/>
            </w:tcMar>
            <w:vAlign w:val="center"/>
            <w:hideMark/>
          </w:tcPr>
          <w:p w14:paraId="76898DB3"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4 </w:t>
            </w:r>
          </w:p>
        </w:tc>
        <w:tc>
          <w:tcPr>
            <w:tcW w:w="0" w:type="auto"/>
            <w:shd w:val="clear" w:color="auto" w:fill="auto"/>
            <w:tcMar>
              <w:top w:w="0" w:type="dxa"/>
              <w:left w:w="0" w:type="dxa"/>
              <w:bottom w:w="0" w:type="dxa"/>
              <w:right w:w="0" w:type="dxa"/>
            </w:tcMar>
            <w:vAlign w:val="center"/>
            <w:hideMark/>
          </w:tcPr>
          <w:p w14:paraId="160E1214"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5 </w:t>
            </w:r>
          </w:p>
        </w:tc>
        <w:tc>
          <w:tcPr>
            <w:tcW w:w="0" w:type="auto"/>
            <w:shd w:val="clear" w:color="auto" w:fill="auto"/>
            <w:tcMar>
              <w:top w:w="0" w:type="dxa"/>
              <w:left w:w="0" w:type="dxa"/>
              <w:bottom w:w="0" w:type="dxa"/>
              <w:right w:w="0" w:type="dxa"/>
            </w:tcMar>
            <w:vAlign w:val="center"/>
            <w:hideMark/>
          </w:tcPr>
          <w:p w14:paraId="34D83B18"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6 </w:t>
            </w:r>
          </w:p>
        </w:tc>
        <w:tc>
          <w:tcPr>
            <w:tcW w:w="0" w:type="auto"/>
            <w:shd w:val="clear" w:color="auto" w:fill="auto"/>
            <w:tcMar>
              <w:top w:w="0" w:type="dxa"/>
              <w:left w:w="0" w:type="dxa"/>
              <w:bottom w:w="0" w:type="dxa"/>
              <w:right w:w="0" w:type="dxa"/>
            </w:tcMar>
            <w:vAlign w:val="center"/>
            <w:hideMark/>
          </w:tcPr>
          <w:p w14:paraId="665FD98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7 </w:t>
            </w:r>
          </w:p>
        </w:tc>
      </w:tr>
      <w:tr w:rsidR="007F6ADD" w14:paraId="2FF1CA26" w14:textId="77777777" w:rsidTr="00C94E52">
        <w:tc>
          <w:tcPr>
            <w:tcW w:w="0" w:type="auto"/>
            <w:shd w:val="clear" w:color="auto" w:fill="auto"/>
            <w:tcMar>
              <w:top w:w="0" w:type="dxa"/>
              <w:left w:w="0" w:type="dxa"/>
              <w:bottom w:w="0" w:type="dxa"/>
              <w:right w:w="0" w:type="dxa"/>
            </w:tcMar>
            <w:vAlign w:val="center"/>
            <w:hideMark/>
          </w:tcPr>
          <w:p w14:paraId="7DE5F6D9" w14:textId="77777777" w:rsidR="007F6ADD" w:rsidRDefault="007F6ADD" w:rsidP="00C94E52">
            <w:pPr>
              <w:spacing w:after="300"/>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Moderate Exercise</w:t>
            </w:r>
            <w:r>
              <w:rPr>
                <w:rFonts w:ascii="Helvetica" w:eastAsia="Times New Roman" w:hAnsi="Helvetica" w:cs="Helvetica"/>
                <w:color w:val="333333"/>
                <w:sz w:val="21"/>
                <w:szCs w:val="21"/>
              </w:rPr>
              <w:t xml:space="preserve"> </w:t>
            </w:r>
          </w:p>
        </w:tc>
        <w:tc>
          <w:tcPr>
            <w:tcW w:w="0" w:type="auto"/>
            <w:shd w:val="clear" w:color="auto" w:fill="auto"/>
            <w:tcMar>
              <w:top w:w="0" w:type="dxa"/>
              <w:left w:w="0" w:type="dxa"/>
              <w:bottom w:w="0" w:type="dxa"/>
              <w:right w:w="0" w:type="dxa"/>
            </w:tcMar>
            <w:vAlign w:val="center"/>
            <w:hideMark/>
          </w:tcPr>
          <w:p w14:paraId="7A3BD5B2"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52 (45.2%) </w:t>
            </w:r>
          </w:p>
        </w:tc>
        <w:tc>
          <w:tcPr>
            <w:tcW w:w="0" w:type="auto"/>
            <w:shd w:val="clear" w:color="auto" w:fill="auto"/>
            <w:tcMar>
              <w:top w:w="0" w:type="dxa"/>
              <w:left w:w="0" w:type="dxa"/>
              <w:bottom w:w="0" w:type="dxa"/>
              <w:right w:w="0" w:type="dxa"/>
            </w:tcMar>
            <w:vAlign w:val="center"/>
            <w:hideMark/>
          </w:tcPr>
          <w:p w14:paraId="6481F90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22 (19.1%) </w:t>
            </w:r>
          </w:p>
        </w:tc>
        <w:tc>
          <w:tcPr>
            <w:tcW w:w="0" w:type="auto"/>
            <w:shd w:val="clear" w:color="auto" w:fill="auto"/>
            <w:tcMar>
              <w:top w:w="0" w:type="dxa"/>
              <w:left w:w="0" w:type="dxa"/>
              <w:bottom w:w="0" w:type="dxa"/>
              <w:right w:w="0" w:type="dxa"/>
            </w:tcMar>
            <w:vAlign w:val="center"/>
            <w:hideMark/>
          </w:tcPr>
          <w:p w14:paraId="693BB358"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17 (14.8%) </w:t>
            </w:r>
          </w:p>
        </w:tc>
        <w:tc>
          <w:tcPr>
            <w:tcW w:w="0" w:type="auto"/>
            <w:shd w:val="clear" w:color="auto" w:fill="auto"/>
            <w:tcMar>
              <w:top w:w="0" w:type="dxa"/>
              <w:left w:w="0" w:type="dxa"/>
              <w:bottom w:w="0" w:type="dxa"/>
              <w:right w:w="0" w:type="dxa"/>
            </w:tcMar>
            <w:vAlign w:val="center"/>
            <w:hideMark/>
          </w:tcPr>
          <w:p w14:paraId="325C3872"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11 (9.6%) </w:t>
            </w:r>
          </w:p>
        </w:tc>
        <w:tc>
          <w:tcPr>
            <w:tcW w:w="0" w:type="auto"/>
            <w:shd w:val="clear" w:color="auto" w:fill="auto"/>
            <w:tcMar>
              <w:top w:w="0" w:type="dxa"/>
              <w:left w:w="0" w:type="dxa"/>
              <w:bottom w:w="0" w:type="dxa"/>
              <w:right w:w="0" w:type="dxa"/>
            </w:tcMar>
            <w:vAlign w:val="center"/>
            <w:hideMark/>
          </w:tcPr>
          <w:p w14:paraId="16EE4276"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5 (4.3%) </w:t>
            </w:r>
          </w:p>
        </w:tc>
        <w:tc>
          <w:tcPr>
            <w:tcW w:w="0" w:type="auto"/>
            <w:shd w:val="clear" w:color="auto" w:fill="auto"/>
            <w:tcMar>
              <w:top w:w="0" w:type="dxa"/>
              <w:left w:w="0" w:type="dxa"/>
              <w:bottom w:w="0" w:type="dxa"/>
              <w:right w:w="0" w:type="dxa"/>
            </w:tcMar>
            <w:vAlign w:val="center"/>
            <w:hideMark/>
          </w:tcPr>
          <w:p w14:paraId="4D78629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4 (3.5%) </w:t>
            </w:r>
          </w:p>
        </w:tc>
        <w:tc>
          <w:tcPr>
            <w:tcW w:w="0" w:type="auto"/>
            <w:shd w:val="clear" w:color="auto" w:fill="auto"/>
            <w:tcMar>
              <w:top w:w="0" w:type="dxa"/>
              <w:left w:w="0" w:type="dxa"/>
              <w:bottom w:w="0" w:type="dxa"/>
              <w:right w:w="0" w:type="dxa"/>
            </w:tcMar>
            <w:vAlign w:val="center"/>
            <w:hideMark/>
          </w:tcPr>
          <w:p w14:paraId="1E6A02E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(0.9%) </w:t>
            </w:r>
          </w:p>
        </w:tc>
        <w:tc>
          <w:tcPr>
            <w:tcW w:w="0" w:type="auto"/>
            <w:shd w:val="clear" w:color="auto" w:fill="auto"/>
            <w:tcMar>
              <w:top w:w="0" w:type="dxa"/>
              <w:left w:w="0" w:type="dxa"/>
              <w:bottom w:w="0" w:type="dxa"/>
              <w:right w:w="0" w:type="dxa"/>
            </w:tcMar>
            <w:vAlign w:val="center"/>
            <w:hideMark/>
          </w:tcPr>
          <w:p w14:paraId="63FE5AE4"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 (2.6%) </w:t>
            </w:r>
          </w:p>
        </w:tc>
      </w:tr>
      <w:tr w:rsidR="007F6ADD" w14:paraId="071B9C50" w14:textId="77777777" w:rsidTr="00C94E52">
        <w:tc>
          <w:tcPr>
            <w:tcW w:w="0" w:type="auto"/>
            <w:shd w:val="clear" w:color="auto" w:fill="auto"/>
            <w:tcMar>
              <w:top w:w="0" w:type="dxa"/>
              <w:left w:w="0" w:type="dxa"/>
              <w:bottom w:w="0" w:type="dxa"/>
              <w:right w:w="0" w:type="dxa"/>
            </w:tcMar>
            <w:vAlign w:val="center"/>
            <w:hideMark/>
          </w:tcPr>
          <w:p w14:paraId="69E4EE2A" w14:textId="77777777" w:rsidR="007F6ADD" w:rsidRDefault="007F6ADD" w:rsidP="00C94E52">
            <w:pPr>
              <w:spacing w:after="300"/>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Strength Training</w:t>
            </w:r>
            <w:r>
              <w:rPr>
                <w:rFonts w:ascii="Helvetica" w:eastAsia="Times New Roman" w:hAnsi="Helvetica" w:cs="Helvetica"/>
                <w:color w:val="333333"/>
                <w:sz w:val="21"/>
                <w:szCs w:val="21"/>
              </w:rPr>
              <w:t xml:space="preserve"> </w:t>
            </w:r>
          </w:p>
        </w:tc>
        <w:tc>
          <w:tcPr>
            <w:tcW w:w="0" w:type="auto"/>
            <w:shd w:val="clear" w:color="auto" w:fill="auto"/>
            <w:tcMar>
              <w:top w:w="0" w:type="dxa"/>
              <w:left w:w="0" w:type="dxa"/>
              <w:bottom w:w="0" w:type="dxa"/>
              <w:right w:w="0" w:type="dxa"/>
            </w:tcMar>
            <w:vAlign w:val="center"/>
            <w:hideMark/>
          </w:tcPr>
          <w:p w14:paraId="0E91C3B6"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89 (77.4%) </w:t>
            </w:r>
          </w:p>
        </w:tc>
        <w:tc>
          <w:tcPr>
            <w:tcW w:w="0" w:type="auto"/>
            <w:shd w:val="clear" w:color="auto" w:fill="auto"/>
            <w:tcMar>
              <w:top w:w="0" w:type="dxa"/>
              <w:left w:w="0" w:type="dxa"/>
              <w:bottom w:w="0" w:type="dxa"/>
              <w:right w:w="0" w:type="dxa"/>
            </w:tcMar>
            <w:vAlign w:val="center"/>
            <w:hideMark/>
          </w:tcPr>
          <w:p w14:paraId="090DD9A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9 (7.8%) </w:t>
            </w:r>
          </w:p>
        </w:tc>
        <w:tc>
          <w:tcPr>
            <w:tcW w:w="0" w:type="auto"/>
            <w:shd w:val="clear" w:color="auto" w:fill="auto"/>
            <w:tcMar>
              <w:top w:w="0" w:type="dxa"/>
              <w:left w:w="0" w:type="dxa"/>
              <w:bottom w:w="0" w:type="dxa"/>
              <w:right w:w="0" w:type="dxa"/>
            </w:tcMar>
            <w:vAlign w:val="center"/>
            <w:hideMark/>
          </w:tcPr>
          <w:p w14:paraId="7363F93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7 (6.1%) </w:t>
            </w:r>
          </w:p>
        </w:tc>
        <w:tc>
          <w:tcPr>
            <w:tcW w:w="0" w:type="auto"/>
            <w:shd w:val="clear" w:color="auto" w:fill="auto"/>
            <w:tcMar>
              <w:top w:w="0" w:type="dxa"/>
              <w:left w:w="0" w:type="dxa"/>
              <w:bottom w:w="0" w:type="dxa"/>
              <w:right w:w="0" w:type="dxa"/>
            </w:tcMar>
            <w:vAlign w:val="center"/>
            <w:hideMark/>
          </w:tcPr>
          <w:p w14:paraId="5D5D98F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(0.9%) </w:t>
            </w:r>
          </w:p>
        </w:tc>
        <w:tc>
          <w:tcPr>
            <w:tcW w:w="0" w:type="auto"/>
            <w:shd w:val="clear" w:color="auto" w:fill="auto"/>
            <w:tcMar>
              <w:top w:w="0" w:type="dxa"/>
              <w:left w:w="0" w:type="dxa"/>
              <w:bottom w:w="0" w:type="dxa"/>
              <w:right w:w="0" w:type="dxa"/>
            </w:tcMar>
            <w:vAlign w:val="center"/>
            <w:hideMark/>
          </w:tcPr>
          <w:p w14:paraId="6AC2F74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(1.7%) </w:t>
            </w:r>
          </w:p>
        </w:tc>
        <w:tc>
          <w:tcPr>
            <w:tcW w:w="0" w:type="auto"/>
            <w:shd w:val="clear" w:color="auto" w:fill="auto"/>
            <w:tcMar>
              <w:top w:w="0" w:type="dxa"/>
              <w:left w:w="0" w:type="dxa"/>
              <w:bottom w:w="0" w:type="dxa"/>
              <w:right w:w="0" w:type="dxa"/>
            </w:tcMar>
            <w:vAlign w:val="center"/>
            <w:hideMark/>
          </w:tcPr>
          <w:p w14:paraId="54944E2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 (2.6%) </w:t>
            </w:r>
          </w:p>
        </w:tc>
        <w:tc>
          <w:tcPr>
            <w:tcW w:w="0" w:type="auto"/>
            <w:shd w:val="clear" w:color="auto" w:fill="auto"/>
            <w:tcMar>
              <w:top w:w="0" w:type="dxa"/>
              <w:left w:w="0" w:type="dxa"/>
              <w:bottom w:w="0" w:type="dxa"/>
              <w:right w:w="0" w:type="dxa"/>
            </w:tcMar>
            <w:vAlign w:val="center"/>
            <w:hideMark/>
          </w:tcPr>
          <w:p w14:paraId="5888252F"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(0.9%) </w:t>
            </w:r>
          </w:p>
        </w:tc>
        <w:tc>
          <w:tcPr>
            <w:tcW w:w="0" w:type="auto"/>
            <w:shd w:val="clear" w:color="auto" w:fill="auto"/>
            <w:tcMar>
              <w:top w:w="0" w:type="dxa"/>
              <w:left w:w="0" w:type="dxa"/>
              <w:bottom w:w="0" w:type="dxa"/>
              <w:right w:w="0" w:type="dxa"/>
            </w:tcMar>
            <w:vAlign w:val="center"/>
            <w:hideMark/>
          </w:tcPr>
          <w:p w14:paraId="7A075A2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 (2.6%) </w:t>
            </w:r>
          </w:p>
        </w:tc>
      </w:tr>
      <w:tr w:rsidR="007F6ADD" w14:paraId="5A159789" w14:textId="77777777" w:rsidTr="00C94E52">
        <w:tc>
          <w:tcPr>
            <w:tcW w:w="0" w:type="auto"/>
            <w:shd w:val="clear" w:color="auto" w:fill="auto"/>
            <w:tcMar>
              <w:top w:w="0" w:type="dxa"/>
              <w:left w:w="0" w:type="dxa"/>
              <w:bottom w:w="0" w:type="dxa"/>
              <w:right w:w="0" w:type="dxa"/>
            </w:tcMar>
            <w:vAlign w:val="center"/>
            <w:hideMark/>
          </w:tcPr>
          <w:p w14:paraId="49485771" w14:textId="77777777" w:rsidR="007F6ADD" w:rsidRDefault="007F6ADD" w:rsidP="00C94E52">
            <w:pPr>
              <w:spacing w:after="300"/>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Vigorous Training</w:t>
            </w:r>
            <w:r>
              <w:rPr>
                <w:rFonts w:ascii="Helvetica" w:eastAsia="Times New Roman" w:hAnsi="Helvetica" w:cs="Helvetica"/>
                <w:color w:val="333333"/>
                <w:sz w:val="21"/>
                <w:szCs w:val="21"/>
              </w:rPr>
              <w:t xml:space="preserve"> </w:t>
            </w:r>
          </w:p>
        </w:tc>
        <w:tc>
          <w:tcPr>
            <w:tcW w:w="0" w:type="auto"/>
            <w:shd w:val="clear" w:color="auto" w:fill="auto"/>
            <w:tcMar>
              <w:top w:w="0" w:type="dxa"/>
              <w:left w:w="0" w:type="dxa"/>
              <w:bottom w:w="0" w:type="dxa"/>
              <w:right w:w="0" w:type="dxa"/>
            </w:tcMar>
            <w:vAlign w:val="center"/>
            <w:hideMark/>
          </w:tcPr>
          <w:p w14:paraId="774F749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80 (69.6%) </w:t>
            </w:r>
          </w:p>
        </w:tc>
        <w:tc>
          <w:tcPr>
            <w:tcW w:w="0" w:type="auto"/>
            <w:shd w:val="clear" w:color="auto" w:fill="auto"/>
            <w:tcMar>
              <w:top w:w="0" w:type="dxa"/>
              <w:left w:w="0" w:type="dxa"/>
              <w:bottom w:w="0" w:type="dxa"/>
              <w:right w:w="0" w:type="dxa"/>
            </w:tcMar>
            <w:vAlign w:val="center"/>
            <w:hideMark/>
          </w:tcPr>
          <w:p w14:paraId="3E38F6A9"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17 (14.8%) </w:t>
            </w:r>
          </w:p>
        </w:tc>
        <w:tc>
          <w:tcPr>
            <w:tcW w:w="0" w:type="auto"/>
            <w:shd w:val="clear" w:color="auto" w:fill="auto"/>
            <w:tcMar>
              <w:top w:w="0" w:type="dxa"/>
              <w:left w:w="0" w:type="dxa"/>
              <w:bottom w:w="0" w:type="dxa"/>
              <w:right w:w="0" w:type="dxa"/>
            </w:tcMar>
            <w:vAlign w:val="center"/>
            <w:hideMark/>
          </w:tcPr>
          <w:p w14:paraId="2A5B8C95"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9 (7.8%) </w:t>
            </w:r>
          </w:p>
        </w:tc>
        <w:tc>
          <w:tcPr>
            <w:tcW w:w="0" w:type="auto"/>
            <w:shd w:val="clear" w:color="auto" w:fill="auto"/>
            <w:tcMar>
              <w:top w:w="0" w:type="dxa"/>
              <w:left w:w="0" w:type="dxa"/>
              <w:bottom w:w="0" w:type="dxa"/>
              <w:right w:w="0" w:type="dxa"/>
            </w:tcMar>
            <w:vAlign w:val="center"/>
            <w:hideMark/>
          </w:tcPr>
          <w:p w14:paraId="152D0C25"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(1.7%) </w:t>
            </w:r>
          </w:p>
        </w:tc>
        <w:tc>
          <w:tcPr>
            <w:tcW w:w="0" w:type="auto"/>
            <w:shd w:val="clear" w:color="auto" w:fill="auto"/>
            <w:tcMar>
              <w:top w:w="0" w:type="dxa"/>
              <w:left w:w="0" w:type="dxa"/>
              <w:bottom w:w="0" w:type="dxa"/>
              <w:right w:w="0" w:type="dxa"/>
            </w:tcMar>
            <w:vAlign w:val="center"/>
            <w:hideMark/>
          </w:tcPr>
          <w:p w14:paraId="7C379D03"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(1.7%) </w:t>
            </w:r>
          </w:p>
        </w:tc>
        <w:tc>
          <w:tcPr>
            <w:tcW w:w="0" w:type="auto"/>
            <w:shd w:val="clear" w:color="auto" w:fill="auto"/>
            <w:tcMar>
              <w:top w:w="0" w:type="dxa"/>
              <w:left w:w="0" w:type="dxa"/>
              <w:bottom w:w="0" w:type="dxa"/>
              <w:right w:w="0" w:type="dxa"/>
            </w:tcMar>
            <w:vAlign w:val="center"/>
            <w:hideMark/>
          </w:tcPr>
          <w:p w14:paraId="7C8F776B"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(1.7%) </w:t>
            </w:r>
          </w:p>
        </w:tc>
        <w:tc>
          <w:tcPr>
            <w:tcW w:w="0" w:type="auto"/>
            <w:shd w:val="clear" w:color="auto" w:fill="auto"/>
            <w:tcMar>
              <w:top w:w="0" w:type="dxa"/>
              <w:left w:w="0" w:type="dxa"/>
              <w:bottom w:w="0" w:type="dxa"/>
              <w:right w:w="0" w:type="dxa"/>
            </w:tcMar>
            <w:vAlign w:val="center"/>
            <w:hideMark/>
          </w:tcPr>
          <w:p w14:paraId="26E5437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 (1.7%) </w:t>
            </w:r>
          </w:p>
        </w:tc>
        <w:tc>
          <w:tcPr>
            <w:tcW w:w="0" w:type="auto"/>
            <w:shd w:val="clear" w:color="auto" w:fill="auto"/>
            <w:tcMar>
              <w:top w:w="0" w:type="dxa"/>
              <w:left w:w="0" w:type="dxa"/>
              <w:bottom w:w="0" w:type="dxa"/>
              <w:right w:w="0" w:type="dxa"/>
            </w:tcMar>
            <w:vAlign w:val="center"/>
            <w:hideMark/>
          </w:tcPr>
          <w:p w14:paraId="445A5FAF"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 (0.9%) </w:t>
            </w:r>
            <w:commentRangeEnd w:id="341"/>
            <w:r w:rsidR="002E48F2">
              <w:rPr>
                <w:rStyle w:val="CommentReference"/>
              </w:rPr>
              <w:commentReference w:id="341"/>
            </w:r>
          </w:p>
        </w:tc>
      </w:tr>
    </w:tbl>
    <w:p w14:paraId="0963503E"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Table 9.1: Weekly Physical Activity Breakdown</w:t>
      </w:r>
    </w:p>
    <w:p w14:paraId="420A1C76" w14:textId="77777777" w:rsidR="007F6ADD" w:rsidRDefault="007F6ADD" w:rsidP="007F6ADD">
      <w:pPr>
        <w:pStyle w:val="NormalWeb"/>
        <w:rPr>
          <w:rFonts w:ascii="Helvetica" w:hAnsi="Helvetica" w:cs="Helvetica"/>
          <w:color w:val="333333"/>
          <w:sz w:val="21"/>
          <w:szCs w:val="21"/>
        </w:rPr>
      </w:pPr>
    </w:p>
    <w:p w14:paraId="18F2AEB7" w14:textId="77777777" w:rsidR="007F6ADD" w:rsidRDefault="007F6ADD" w:rsidP="007F6ADD">
      <w:pPr>
        <w:pStyle w:val="Heading3"/>
        <w:rPr>
          <w:rFonts w:ascii="inherit" w:hAnsi="inherit" w:cs="Helvetica"/>
          <w:color w:val="333333"/>
          <w:sz w:val="36"/>
          <w:szCs w:val="36"/>
        </w:rPr>
      </w:pPr>
      <w:r>
        <w:rPr>
          <w:rFonts w:cs="Helvetica"/>
          <w:color w:val="333333"/>
        </w:rPr>
        <w:t>Moderate Exercise</w:t>
      </w:r>
    </w:p>
    <w:p w14:paraId="31255FC6"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How often did you do </w:t>
      </w:r>
      <w:r>
        <w:rPr>
          <w:rStyle w:val="Strong"/>
          <w:rFonts w:ascii="Helvetica" w:hAnsi="Helvetica" w:cs="Helvetica"/>
          <w:color w:val="333333"/>
          <w:sz w:val="21"/>
          <w:szCs w:val="21"/>
        </w:rPr>
        <w:t>moderate-intensity</w:t>
      </w:r>
      <w:r>
        <w:rPr>
          <w:rFonts w:ascii="Helvetica" w:hAnsi="Helvetica" w:cs="Helvetica"/>
          <w:color w:val="333333"/>
          <w:sz w:val="21"/>
          <w:szCs w:val="21"/>
        </w:rPr>
        <w:t xml:space="preserve"> cardio or aerobic exercise (caused a noticeable increase in heart rate, such as brisk walk) for at least 30 minutes? (n=115, 93% of 123 reporting).</w:t>
      </w:r>
    </w:p>
    <w:p w14:paraId="01D7F8BD" w14:textId="77777777" w:rsidR="007F6ADD" w:rsidRDefault="007F6ADD" w:rsidP="007F6ADD">
      <w:pPr>
        <w:numPr>
          <w:ilvl w:val="0"/>
          <w:numId w:val="9"/>
        </w:numPr>
        <w:spacing w:before="100" w:beforeAutospacing="1" w:after="100" w:afterAutospacing="1" w:line="240" w:lineRule="auto"/>
        <w:rPr>
          <w:rFonts w:ascii="Helvetica" w:eastAsia="Times New Roman" w:hAnsi="Helvetica" w:cs="Helvetica"/>
          <w:color w:val="333333"/>
          <w:sz w:val="21"/>
          <w:szCs w:val="21"/>
        </w:rPr>
      </w:pPr>
      <w:commentRangeStart w:id="342"/>
      <w:r w:rsidRPr="0091756A">
        <w:rPr>
          <w:rFonts w:ascii="Helvetica" w:eastAsia="Times New Roman" w:hAnsi="Helvetica" w:cs="Helvetica"/>
          <w:strike/>
          <w:color w:val="FF0000"/>
          <w:sz w:val="21"/>
          <w:szCs w:val="21"/>
        </w:rPr>
        <w:t>The majority of participants</w:t>
      </w:r>
      <w:r w:rsidRPr="0091756A">
        <w:rPr>
          <w:rFonts w:ascii="Helvetica" w:eastAsia="Times New Roman" w:hAnsi="Helvetica" w:cs="Helvetica"/>
          <w:color w:val="FF0000"/>
          <w:sz w:val="21"/>
          <w:szCs w:val="21"/>
        </w:rPr>
        <w:t xml:space="preserve"> </w:t>
      </w:r>
      <w:commentRangeEnd w:id="342"/>
      <w:r w:rsidR="0091756A">
        <w:rPr>
          <w:rStyle w:val="CommentReference"/>
        </w:rPr>
        <w:commentReference w:id="342"/>
      </w:r>
      <w:r>
        <w:rPr>
          <w:rFonts w:ascii="Helvetica" w:eastAsia="Times New Roman" w:hAnsi="Helvetica" w:cs="Helvetica"/>
          <w:color w:val="333333"/>
          <w:sz w:val="21"/>
          <w:szCs w:val="21"/>
        </w:rPr>
        <w:t xml:space="preserve">claim to have done 0 days of moderate exercise in the past week </w:t>
      </w:r>
      <w:r w:rsidRPr="0091756A">
        <w:rPr>
          <w:rFonts w:ascii="Helvetica" w:eastAsia="Times New Roman" w:hAnsi="Helvetica" w:cs="Helvetica"/>
          <w:strike/>
          <w:color w:val="FF0000"/>
          <w:sz w:val="21"/>
          <w:szCs w:val="21"/>
        </w:rPr>
        <w:t>(52 people).</w:t>
      </w:r>
      <w:r w:rsidRPr="0091756A">
        <w:rPr>
          <w:rFonts w:ascii="Helvetica" w:eastAsia="Times New Roman" w:hAnsi="Helvetica" w:cs="Helvetica"/>
          <w:color w:val="FF0000"/>
          <w:sz w:val="21"/>
          <w:szCs w:val="21"/>
        </w:rPr>
        <w:t xml:space="preserve"> </w:t>
      </w:r>
      <w:r>
        <w:rPr>
          <w:rFonts w:ascii="Helvetica" w:eastAsia="Times New Roman" w:hAnsi="Helvetica" w:cs="Helvetica"/>
          <w:color w:val="333333"/>
          <w:sz w:val="21"/>
          <w:szCs w:val="21"/>
        </w:rPr>
        <w:t>The general trend is that as the number of days increases, the number of students who exercised for those given number of days decreases. This seems to be the most commonly performed type of exercise from the graph above (typically the highest number of days per week out of all exercise types).</w:t>
      </w:r>
    </w:p>
    <w:p w14:paraId="556E1AEA" w14:textId="77777777" w:rsidR="007F6ADD" w:rsidRDefault="007F6ADD" w:rsidP="007F6ADD">
      <w:pPr>
        <w:pStyle w:val="Heading3"/>
        <w:rPr>
          <w:rFonts w:ascii="inherit" w:hAnsi="inherit" w:cs="Helvetica"/>
          <w:color w:val="333333"/>
          <w:sz w:val="36"/>
          <w:szCs w:val="36"/>
        </w:rPr>
      </w:pPr>
      <w:r>
        <w:rPr>
          <w:rFonts w:cs="Helvetica"/>
          <w:color w:val="333333"/>
        </w:rPr>
        <w:t>Strength Training</w:t>
      </w:r>
    </w:p>
    <w:p w14:paraId="7C0B5BF2"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How often did you do 8-10 </w:t>
      </w:r>
      <w:r>
        <w:rPr>
          <w:rStyle w:val="Strong"/>
          <w:rFonts w:ascii="Helvetica" w:hAnsi="Helvetica" w:cs="Helvetica"/>
          <w:color w:val="333333"/>
          <w:sz w:val="21"/>
          <w:szCs w:val="21"/>
        </w:rPr>
        <w:t>strength training</w:t>
      </w:r>
      <w:r>
        <w:rPr>
          <w:rFonts w:ascii="Helvetica" w:hAnsi="Helvetica" w:cs="Helvetica"/>
          <w:color w:val="333333"/>
          <w:sz w:val="21"/>
          <w:szCs w:val="21"/>
        </w:rPr>
        <w:t xml:space="preserve"> exercises (such as </w:t>
      </w:r>
      <w:commentRangeStart w:id="343"/>
      <w:r>
        <w:rPr>
          <w:rFonts w:ascii="Helvetica" w:hAnsi="Helvetica" w:cs="Helvetica"/>
          <w:color w:val="333333"/>
          <w:sz w:val="21"/>
          <w:szCs w:val="21"/>
        </w:rPr>
        <w:t xml:space="preserve">resistance weight </w:t>
      </w:r>
      <w:commentRangeEnd w:id="343"/>
      <w:r w:rsidR="0091756A">
        <w:rPr>
          <w:rStyle w:val="CommentReference"/>
          <w:rFonts w:asciiTheme="minorHAnsi" w:eastAsiaTheme="minorHAnsi" w:hAnsiTheme="minorHAnsi" w:cstheme="minorBidi"/>
        </w:rPr>
        <w:commentReference w:id="343"/>
      </w:r>
      <w:r>
        <w:rPr>
          <w:rFonts w:ascii="Helvetica" w:hAnsi="Helvetica" w:cs="Helvetica"/>
          <w:color w:val="333333"/>
          <w:sz w:val="21"/>
          <w:szCs w:val="21"/>
        </w:rPr>
        <w:t>machines) for at least 8 repetitions each? (n=115, 93% of 123 reporting).</w:t>
      </w:r>
    </w:p>
    <w:p w14:paraId="5AD35B0F" w14:textId="77777777" w:rsidR="007F6ADD" w:rsidRDefault="007F6ADD" w:rsidP="007F6ADD">
      <w:pPr>
        <w:numPr>
          <w:ilvl w:val="0"/>
          <w:numId w:val="10"/>
        </w:numPr>
        <w:spacing w:before="100" w:beforeAutospacing="1" w:after="100" w:afterAutospacing="1" w:line="240" w:lineRule="auto"/>
        <w:rPr>
          <w:rFonts w:ascii="Helvetica" w:eastAsia="Times New Roman" w:hAnsi="Helvetica" w:cs="Helvetica"/>
          <w:color w:val="333333"/>
          <w:sz w:val="21"/>
          <w:szCs w:val="21"/>
        </w:rPr>
      </w:pPr>
      <w:commentRangeStart w:id="344"/>
      <w:r w:rsidRPr="0091756A">
        <w:rPr>
          <w:rFonts w:ascii="Helvetica" w:eastAsia="Times New Roman" w:hAnsi="Helvetica" w:cs="Helvetica"/>
          <w:strike/>
          <w:color w:val="FF0000"/>
          <w:sz w:val="21"/>
          <w:szCs w:val="21"/>
        </w:rPr>
        <w:t>The majority of participants</w:t>
      </w:r>
      <w:r w:rsidRPr="0091756A">
        <w:rPr>
          <w:rFonts w:ascii="Helvetica" w:eastAsia="Times New Roman" w:hAnsi="Helvetica" w:cs="Helvetica"/>
          <w:color w:val="FF0000"/>
          <w:sz w:val="21"/>
          <w:szCs w:val="21"/>
        </w:rPr>
        <w:t xml:space="preserve"> </w:t>
      </w:r>
      <w:commentRangeEnd w:id="344"/>
      <w:r w:rsidR="0091756A">
        <w:rPr>
          <w:rStyle w:val="CommentReference"/>
        </w:rPr>
        <w:commentReference w:id="344"/>
      </w:r>
      <w:r>
        <w:rPr>
          <w:rFonts w:ascii="Helvetica" w:eastAsia="Times New Roman" w:hAnsi="Helvetica" w:cs="Helvetica"/>
          <w:color w:val="333333"/>
          <w:sz w:val="21"/>
          <w:szCs w:val="21"/>
        </w:rPr>
        <w:t xml:space="preserve">claim to have done 0 days of strength training in the past week </w:t>
      </w:r>
      <w:r w:rsidRPr="0091756A">
        <w:rPr>
          <w:rFonts w:ascii="Helvetica" w:eastAsia="Times New Roman" w:hAnsi="Helvetica" w:cs="Helvetica"/>
          <w:strike/>
          <w:color w:val="FF0000"/>
          <w:sz w:val="21"/>
          <w:szCs w:val="21"/>
        </w:rPr>
        <w:t>(89 people)</w:t>
      </w:r>
      <w:r>
        <w:rPr>
          <w:rFonts w:ascii="Helvetica" w:eastAsia="Times New Roman" w:hAnsi="Helvetica" w:cs="Helvetica"/>
          <w:color w:val="333333"/>
          <w:sz w:val="21"/>
          <w:szCs w:val="21"/>
        </w:rPr>
        <w:t xml:space="preserve">. The general trend is that as the number of days increases, the number of students who exercised for those given number of days decreases. Only </w:t>
      </w:r>
      <w:commentRangeStart w:id="345"/>
      <w:r w:rsidRPr="0091756A">
        <w:rPr>
          <w:rFonts w:ascii="Helvetica" w:eastAsia="Times New Roman" w:hAnsi="Helvetica" w:cs="Helvetica"/>
          <w:color w:val="FF0000"/>
          <w:sz w:val="21"/>
          <w:szCs w:val="21"/>
        </w:rPr>
        <w:t xml:space="preserve">a small number </w:t>
      </w:r>
      <w:commentRangeEnd w:id="345"/>
      <w:r w:rsidR="0091756A">
        <w:rPr>
          <w:rStyle w:val="CommentReference"/>
        </w:rPr>
        <w:commentReference w:id="345"/>
      </w:r>
      <w:r>
        <w:rPr>
          <w:rFonts w:ascii="Helvetica" w:eastAsia="Times New Roman" w:hAnsi="Helvetica" w:cs="Helvetica"/>
          <w:color w:val="333333"/>
          <w:sz w:val="21"/>
          <w:szCs w:val="21"/>
        </w:rPr>
        <w:t>of people claim to do strength training for 3 or more days in the past week.</w:t>
      </w:r>
    </w:p>
    <w:p w14:paraId="795929EF" w14:textId="77777777" w:rsidR="007F6ADD" w:rsidRDefault="007F6ADD" w:rsidP="007F6ADD">
      <w:pPr>
        <w:pStyle w:val="Heading3"/>
        <w:rPr>
          <w:rFonts w:ascii="inherit" w:hAnsi="inherit" w:cs="Helvetica"/>
          <w:color w:val="333333"/>
          <w:sz w:val="36"/>
          <w:szCs w:val="36"/>
        </w:rPr>
      </w:pPr>
      <w:r>
        <w:rPr>
          <w:rFonts w:cs="Helvetica"/>
          <w:color w:val="333333"/>
        </w:rPr>
        <w:t>Vigorous Exercise</w:t>
      </w:r>
    </w:p>
    <w:p w14:paraId="6CAAADB5"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How often did you do </w:t>
      </w:r>
      <w:r>
        <w:rPr>
          <w:rStyle w:val="Strong"/>
          <w:rFonts w:ascii="Helvetica" w:hAnsi="Helvetica" w:cs="Helvetica"/>
          <w:color w:val="333333"/>
          <w:sz w:val="21"/>
          <w:szCs w:val="21"/>
        </w:rPr>
        <w:t>vigorous-intensity</w:t>
      </w:r>
      <w:r>
        <w:rPr>
          <w:rFonts w:ascii="Helvetica" w:hAnsi="Helvetica" w:cs="Helvetica"/>
          <w:color w:val="333333"/>
          <w:sz w:val="21"/>
          <w:szCs w:val="21"/>
        </w:rPr>
        <w:t xml:space="preserve"> cardio or aerobic exercise (caused large increases in breathing or heart rate, such as jogging) for at least 20 minutes? (n=115, 93% of 123 reporting).</w:t>
      </w:r>
    </w:p>
    <w:p w14:paraId="6AD6EA91" w14:textId="77777777" w:rsidR="007F6ADD" w:rsidRDefault="007F6ADD" w:rsidP="007F6ADD">
      <w:pPr>
        <w:numPr>
          <w:ilvl w:val="0"/>
          <w:numId w:val="11"/>
        </w:numPr>
        <w:spacing w:before="100" w:beforeAutospacing="1" w:after="100" w:afterAutospacing="1" w:line="240" w:lineRule="auto"/>
        <w:rPr>
          <w:rFonts w:ascii="Helvetica" w:eastAsia="Times New Roman" w:hAnsi="Helvetica" w:cs="Helvetica"/>
          <w:color w:val="333333"/>
          <w:sz w:val="21"/>
          <w:szCs w:val="21"/>
        </w:rPr>
      </w:pPr>
      <w:commentRangeStart w:id="346"/>
      <w:r w:rsidRPr="0091756A">
        <w:rPr>
          <w:rFonts w:ascii="Helvetica" w:eastAsia="Times New Roman" w:hAnsi="Helvetica" w:cs="Helvetica"/>
          <w:strike/>
          <w:color w:val="FF0000"/>
          <w:sz w:val="21"/>
          <w:szCs w:val="21"/>
        </w:rPr>
        <w:t>The majority of participants</w:t>
      </w:r>
      <w:r w:rsidRPr="0091756A">
        <w:rPr>
          <w:rFonts w:ascii="Helvetica" w:eastAsia="Times New Roman" w:hAnsi="Helvetica" w:cs="Helvetica"/>
          <w:color w:val="FF0000"/>
          <w:sz w:val="21"/>
          <w:szCs w:val="21"/>
        </w:rPr>
        <w:t xml:space="preserve"> </w:t>
      </w:r>
      <w:commentRangeEnd w:id="346"/>
      <w:r w:rsidR="0091756A">
        <w:rPr>
          <w:rStyle w:val="CommentReference"/>
        </w:rPr>
        <w:commentReference w:id="346"/>
      </w:r>
      <w:r>
        <w:rPr>
          <w:rFonts w:ascii="Helvetica" w:eastAsia="Times New Roman" w:hAnsi="Helvetica" w:cs="Helvetica"/>
          <w:color w:val="333333"/>
          <w:sz w:val="21"/>
          <w:szCs w:val="21"/>
        </w:rPr>
        <w:t xml:space="preserve">claim to have done 0 days of vigorous exercise in the past week </w:t>
      </w:r>
      <w:r w:rsidRPr="0091756A">
        <w:rPr>
          <w:rFonts w:ascii="Helvetica" w:eastAsia="Times New Roman" w:hAnsi="Helvetica" w:cs="Helvetica"/>
          <w:strike/>
          <w:color w:val="FF0000"/>
          <w:sz w:val="21"/>
          <w:szCs w:val="21"/>
        </w:rPr>
        <w:t>(80 people).</w:t>
      </w:r>
      <w:r w:rsidRPr="0091756A">
        <w:rPr>
          <w:rFonts w:ascii="Helvetica" w:eastAsia="Times New Roman" w:hAnsi="Helvetica" w:cs="Helvetica"/>
          <w:color w:val="FF0000"/>
          <w:sz w:val="21"/>
          <w:szCs w:val="21"/>
        </w:rPr>
        <w:t xml:space="preserve"> </w:t>
      </w:r>
      <w:r>
        <w:rPr>
          <w:rFonts w:ascii="Helvetica" w:eastAsia="Times New Roman" w:hAnsi="Helvetica" w:cs="Helvetica"/>
          <w:color w:val="333333"/>
          <w:sz w:val="21"/>
          <w:szCs w:val="21"/>
        </w:rPr>
        <w:t xml:space="preserve">The general trend is that as the number of days increases, the number of students who exercised for those given number of days decreases. Only a </w:t>
      </w:r>
      <w:commentRangeStart w:id="347"/>
      <w:r w:rsidRPr="0091756A">
        <w:rPr>
          <w:rFonts w:ascii="Helvetica" w:eastAsia="Times New Roman" w:hAnsi="Helvetica" w:cs="Helvetica"/>
          <w:color w:val="FF0000"/>
          <w:sz w:val="21"/>
          <w:szCs w:val="21"/>
        </w:rPr>
        <w:t xml:space="preserve">small number </w:t>
      </w:r>
      <w:commentRangeEnd w:id="347"/>
      <w:r w:rsidR="0091756A">
        <w:rPr>
          <w:rStyle w:val="CommentReference"/>
        </w:rPr>
        <w:commentReference w:id="347"/>
      </w:r>
      <w:r>
        <w:rPr>
          <w:rFonts w:ascii="Helvetica" w:eastAsia="Times New Roman" w:hAnsi="Helvetica" w:cs="Helvetica"/>
          <w:color w:val="333333"/>
          <w:sz w:val="21"/>
          <w:szCs w:val="21"/>
        </w:rPr>
        <w:t>of people claim to do vigorous exercise for 4 or more days in the past week.</w:t>
      </w:r>
    </w:p>
    <w:p w14:paraId="51F1B995" w14:textId="77777777" w:rsidR="007F6ADD" w:rsidRDefault="00534F96" w:rsidP="007F6ADD">
      <w:pPr>
        <w:spacing w:before="300"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351C1226">
          <v:rect id="_x0000_i1028" style="width:0;height:0" o:hralign="center" o:hrstd="t" o:hr="t" fillcolor="#a0a0a0" stroked="f"/>
        </w:pict>
      </w:r>
    </w:p>
    <w:p w14:paraId="41695B2D" w14:textId="77777777" w:rsidR="007F6ADD" w:rsidRDefault="007F6ADD" w:rsidP="007F6ADD">
      <w:pP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4DF5555C" wp14:editId="57D87BCB">
            <wp:extent cx="6520291" cy="20267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6550780" cy="2036201"/>
                    </a:xfrm>
                    <a:prstGeom prst="rect">
                      <a:avLst/>
                    </a:prstGeom>
                    <a:noFill/>
                    <a:ln>
                      <a:noFill/>
                    </a:ln>
                  </pic:spPr>
                </pic:pic>
              </a:graphicData>
            </a:graphic>
          </wp:inline>
        </w:drawing>
      </w:r>
    </w:p>
    <w:p w14:paraId="3A0035C8" w14:textId="2711FEA1" w:rsidR="007F6ADD" w:rsidRDefault="007F6ADD" w:rsidP="00180623">
      <w:pPr>
        <w:rPr>
          <w:sz w:val="24"/>
          <w:szCs w:val="24"/>
        </w:rPr>
      </w:pPr>
    </w:p>
    <w:p w14:paraId="7A302DC6" w14:textId="1D6A6F8A" w:rsidR="007F6ADD" w:rsidRDefault="007F6ADD" w:rsidP="00180623">
      <w:pPr>
        <w:rPr>
          <w:sz w:val="24"/>
          <w:szCs w:val="24"/>
        </w:rPr>
      </w:pPr>
    </w:p>
    <w:p w14:paraId="65B84BB7" w14:textId="77777777" w:rsidR="007F6ADD" w:rsidRDefault="007F6ADD" w:rsidP="007F6ADD">
      <w:pPr>
        <w:pStyle w:val="Heading1"/>
        <w:rPr>
          <w:rFonts w:ascii="inherit" w:hAnsi="inherit" w:cs="Helvetica"/>
          <w:color w:val="333333"/>
          <w:sz w:val="57"/>
          <w:szCs w:val="57"/>
        </w:rPr>
      </w:pPr>
      <w:r>
        <w:rPr>
          <w:rFonts w:cs="Helvetica"/>
          <w:color w:val="333333"/>
          <w:sz w:val="57"/>
          <w:szCs w:val="57"/>
        </w:rPr>
        <w:t>Sleep</w:t>
      </w:r>
    </w:p>
    <w:p w14:paraId="6A3D8C5C"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 xml:space="preserve">The following questions were asked in regard to students’ sleep patterns. </w:t>
      </w:r>
      <w:commentRangeStart w:id="348"/>
      <w:r>
        <w:rPr>
          <w:rFonts w:ascii="Helvetica" w:hAnsi="Helvetica" w:cs="Helvetica"/>
          <w:color w:val="333333"/>
          <w:sz w:val="21"/>
          <w:szCs w:val="21"/>
        </w:rPr>
        <w:t xml:space="preserve">This includes </w:t>
      </w:r>
      <w:commentRangeEnd w:id="348"/>
      <w:r w:rsidR="007E4301">
        <w:rPr>
          <w:rStyle w:val="CommentReference"/>
          <w:rFonts w:asciiTheme="minorHAnsi" w:eastAsiaTheme="minorHAnsi" w:hAnsiTheme="minorHAnsi" w:cstheme="minorBidi"/>
        </w:rPr>
        <w:commentReference w:id="348"/>
      </w:r>
      <w:r>
        <w:rPr>
          <w:rFonts w:ascii="Helvetica" w:hAnsi="Helvetica" w:cs="Helvetica"/>
          <w:color w:val="333333"/>
          <w:sz w:val="21"/>
          <w:szCs w:val="21"/>
        </w:rPr>
        <w:t xml:space="preserve">their average nightly sleep during the academic year </w:t>
      </w:r>
      <w:commentRangeStart w:id="349"/>
      <w:r>
        <w:rPr>
          <w:rFonts w:ascii="Helvetica" w:hAnsi="Helvetica" w:cs="Helvetica"/>
          <w:color w:val="333333"/>
          <w:sz w:val="21"/>
          <w:szCs w:val="21"/>
        </w:rPr>
        <w:t>(week and weekend</w:t>
      </w:r>
      <w:commentRangeEnd w:id="349"/>
      <w:r w:rsidR="007E4301">
        <w:rPr>
          <w:rStyle w:val="CommentReference"/>
          <w:rFonts w:asciiTheme="minorHAnsi" w:eastAsiaTheme="minorHAnsi" w:hAnsiTheme="minorHAnsi" w:cstheme="minorBidi"/>
        </w:rPr>
        <w:commentReference w:id="349"/>
      </w:r>
      <w:r>
        <w:rPr>
          <w:rFonts w:ascii="Helvetica" w:hAnsi="Helvetica" w:cs="Helvetica"/>
          <w:color w:val="333333"/>
          <w:sz w:val="21"/>
          <w:szCs w:val="21"/>
        </w:rPr>
        <w:t xml:space="preserve">), if they feel sleep deprived, and what the causes of their sleep deprivation </w:t>
      </w:r>
      <w:commentRangeStart w:id="350"/>
      <w:r w:rsidRPr="007E4301">
        <w:rPr>
          <w:rFonts w:ascii="Helvetica" w:hAnsi="Helvetica" w:cs="Helvetica"/>
          <w:strike/>
          <w:color w:val="333333"/>
          <w:sz w:val="21"/>
          <w:szCs w:val="21"/>
        </w:rPr>
        <w:t xml:space="preserve">come </w:t>
      </w:r>
      <w:commentRangeEnd w:id="350"/>
      <w:r w:rsidR="007E4301">
        <w:rPr>
          <w:rStyle w:val="CommentReference"/>
          <w:rFonts w:asciiTheme="minorHAnsi" w:eastAsiaTheme="minorHAnsi" w:hAnsiTheme="minorHAnsi" w:cstheme="minorBidi"/>
        </w:rPr>
        <w:commentReference w:id="350"/>
      </w:r>
      <w:r>
        <w:rPr>
          <w:rFonts w:ascii="Helvetica" w:hAnsi="Helvetica" w:cs="Helvetica"/>
          <w:color w:val="333333"/>
          <w:sz w:val="21"/>
          <w:szCs w:val="21"/>
        </w:rPr>
        <w:t>from. They were also asked if they are tired at work/school, how often they are tired there, and if they have fallen asleep in class in the past year.</w:t>
      </w:r>
    </w:p>
    <w:p w14:paraId="563EA04E" w14:textId="77777777" w:rsidR="007F6ADD" w:rsidRDefault="007F6ADD" w:rsidP="007F6ADD">
      <w:pPr>
        <w:pStyle w:val="NormalWeb"/>
        <w:rPr>
          <w:rFonts w:ascii="Helvetica" w:hAnsi="Helvetica" w:cs="Helvetica"/>
          <w:color w:val="333333"/>
          <w:sz w:val="21"/>
          <w:szCs w:val="21"/>
        </w:rPr>
      </w:pPr>
    </w:p>
    <w:p w14:paraId="3B98A5FB" w14:textId="77777777" w:rsidR="007F6ADD" w:rsidRDefault="007F6ADD" w:rsidP="007F6ADD">
      <w:pPr>
        <w:pStyle w:val="Heading2"/>
        <w:rPr>
          <w:rFonts w:ascii="inherit" w:hAnsi="inherit" w:cs="Helvetica"/>
          <w:color w:val="333333"/>
          <w:sz w:val="45"/>
          <w:szCs w:val="45"/>
        </w:rPr>
      </w:pPr>
      <w:r>
        <w:rPr>
          <w:rFonts w:cs="Helvetica"/>
          <w:color w:val="333333"/>
        </w:rPr>
        <w:t>Academic Year</w:t>
      </w:r>
    </w:p>
    <w:p w14:paraId="6A245942"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On average, during the academic year, how many hours of sleep do you get in a typical 24-hour period?</w:t>
      </w:r>
      <w:r>
        <w:rPr>
          <w:rFonts w:ascii="Helvetica" w:hAnsi="Helvetica" w:cs="Helvetica"/>
          <w:color w:val="333333"/>
          <w:sz w:val="21"/>
          <w:szCs w:val="21"/>
        </w:rPr>
        <w:t xml:space="preserve"> </w:t>
      </w:r>
      <w:r>
        <w:rPr>
          <w:rStyle w:val="Emphasis"/>
          <w:rFonts w:ascii="Helvetica" w:hAnsi="Helvetica" w:cs="Helvetica"/>
          <w:color w:val="333333"/>
          <w:sz w:val="21"/>
          <w:szCs w:val="21"/>
        </w:rPr>
        <w:t>Note that for the week days we have (n=112, 91% of 123 reporting). And for the weekends we have (n=113, 92% of 123 reporting).</w:t>
      </w:r>
    </w:p>
    <w:p w14:paraId="0F813955" w14:textId="77777777" w:rsidR="007F6ADD" w:rsidRDefault="007F6ADD" w:rsidP="007F6ADD">
      <w:pPr>
        <w:pStyle w:val="Heading4"/>
        <w:rPr>
          <w:rFonts w:ascii="inherit" w:eastAsia="Times New Roman" w:hAnsi="inherit" w:cs="Helvetica"/>
          <w:color w:val="333333"/>
          <w:sz w:val="27"/>
          <w:szCs w:val="27"/>
        </w:rPr>
      </w:pPr>
      <w:r>
        <w:rPr>
          <w:rFonts w:eastAsia="Times New Roman" w:cs="Helvetica"/>
          <w:color w:val="333333"/>
        </w:rPr>
        <w:t>During the Week (Monday-Friday)</w:t>
      </w:r>
    </w:p>
    <w:p w14:paraId="6B812B1F" w14:textId="77777777" w:rsidR="007F6ADD" w:rsidRDefault="007F6ADD" w:rsidP="007F6ADD">
      <w:pPr>
        <w:pStyle w:val="NormalWeb"/>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3A62404" wp14:editId="17C056F7">
            <wp:extent cx="6400800" cy="32004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69">
                      <a:extLst>
                        <a:ext uri="{28A0092B-C50C-407E-A947-70E740481C1C}">
                          <a14:useLocalDpi xmlns:a14="http://schemas.microsoft.com/office/drawing/2010/main" val="0"/>
                        </a:ext>
                      </a:extLst>
                    </a:blip>
                    <a:srcRect/>
                    <a:stretch>
                      <a:fillRect/>
                    </a:stretch>
                  </pic:blipFill>
                  <pic:spPr bwMode="auto">
                    <a:xfrm>
                      <a:off x="0" y="0"/>
                      <a:ext cx="6400800" cy="3200423"/>
                    </a:xfrm>
                    <a:prstGeom prst="rect">
                      <a:avLst/>
                    </a:prstGeom>
                    <a:noFill/>
                    <a:ln>
                      <a:noFill/>
                    </a:ln>
                  </pic:spPr>
                </pic:pic>
              </a:graphicData>
            </a:graphic>
          </wp:inline>
        </w:drawing>
      </w:r>
      <w:r>
        <w:rPr>
          <w:rFonts w:ascii="Helvetica" w:hAnsi="Helvetica" w:cs="Helvetica"/>
          <w:color w:val="333333"/>
          <w:sz w:val="21"/>
          <w:szCs w:val="21"/>
        </w:rPr>
        <w:t>Figure 10.1: Weekday Hours of Sleep Distribution</w:t>
      </w:r>
    </w:p>
    <w:p w14:paraId="55603BC5" w14:textId="77777777" w:rsidR="007F6ADD" w:rsidRDefault="007F6ADD" w:rsidP="007F6ADD">
      <w:pPr>
        <w:pStyle w:val="Heading4"/>
        <w:rPr>
          <w:rFonts w:ascii="inherit" w:eastAsia="Times New Roman" w:hAnsi="inherit" w:cs="Helvetica"/>
          <w:color w:val="333333"/>
          <w:sz w:val="27"/>
          <w:szCs w:val="27"/>
        </w:rPr>
      </w:pPr>
      <w:r>
        <w:rPr>
          <w:rFonts w:eastAsia="Times New Roman" w:cs="Helvetica"/>
          <w:color w:val="333333"/>
        </w:rPr>
        <w:t>During the Weekend (Saturday-Sunday)</w:t>
      </w:r>
    </w:p>
    <w:p w14:paraId="67E1E9FA" w14:textId="77777777" w:rsidR="007F6ADD" w:rsidRDefault="007F6ADD" w:rsidP="007F6ADD">
      <w:pPr>
        <w:pStyle w:val="NormalWeb"/>
        <w:rPr>
          <w:rFonts w:ascii="Helvetica" w:eastAsiaTheme="minorEastAsia" w:hAnsi="Helvetica" w:cs="Helvetica"/>
          <w:color w:val="333333"/>
          <w:sz w:val="21"/>
          <w:szCs w:val="21"/>
        </w:rPr>
      </w:pPr>
      <w:commentRangeStart w:id="351"/>
      <w:r>
        <w:rPr>
          <w:rFonts w:ascii="Helvetica" w:hAnsi="Helvetica" w:cs="Helvetica"/>
          <w:noProof/>
          <w:color w:val="333333"/>
          <w:sz w:val="21"/>
          <w:szCs w:val="21"/>
        </w:rPr>
        <w:drawing>
          <wp:inline distT="0" distB="0" distL="0" distR="0" wp14:anchorId="48D50D55" wp14:editId="306D5A49">
            <wp:extent cx="6400800" cy="32004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6400800" cy="3200423"/>
                    </a:xfrm>
                    <a:prstGeom prst="rect">
                      <a:avLst/>
                    </a:prstGeom>
                    <a:noFill/>
                    <a:ln>
                      <a:noFill/>
                    </a:ln>
                  </pic:spPr>
                </pic:pic>
              </a:graphicData>
            </a:graphic>
          </wp:inline>
        </w:drawing>
      </w:r>
      <w:commentRangeEnd w:id="351"/>
      <w:r w:rsidR="002E48F2">
        <w:rPr>
          <w:rStyle w:val="CommentReference"/>
          <w:rFonts w:asciiTheme="minorHAnsi" w:eastAsiaTheme="minorHAnsi" w:hAnsiTheme="minorHAnsi" w:cstheme="minorBidi"/>
        </w:rPr>
        <w:commentReference w:id="351"/>
      </w:r>
      <w:r>
        <w:rPr>
          <w:rFonts w:ascii="Helvetica" w:hAnsi="Helvetica" w:cs="Helvetica"/>
          <w:color w:val="333333"/>
          <w:sz w:val="21"/>
          <w:szCs w:val="21"/>
        </w:rPr>
        <w:t>Figure 10.2: Weekend Hours of Sleep Distribution</w:t>
      </w:r>
    </w:p>
    <w:p w14:paraId="28529C4C" w14:textId="2922B211"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During the week, students claim to get an average (denoted by the dotted line) of 6.33 hours per night, with a median of 6 hours. During the weekend, students claim to get an average (denoted by the dotted line) of 8 hours per night, with a median of 8 hours. Students get an average of 1.67 more hours of sleep on the weekend versus during the week.</w:t>
      </w:r>
    </w:p>
    <w:p w14:paraId="706B7B62" w14:textId="77777777" w:rsidR="007E4301" w:rsidRDefault="007E4301" w:rsidP="007F6ADD">
      <w:pPr>
        <w:pStyle w:val="Heading2"/>
        <w:rPr>
          <w:rFonts w:cs="Helvetica"/>
          <w:color w:val="333333"/>
        </w:rPr>
      </w:pPr>
    </w:p>
    <w:p w14:paraId="6ED20B58" w14:textId="77777777" w:rsidR="007E4301" w:rsidRDefault="007E4301" w:rsidP="007F6ADD">
      <w:pPr>
        <w:pStyle w:val="Heading2"/>
        <w:rPr>
          <w:rFonts w:cs="Helvetica"/>
          <w:color w:val="333333"/>
        </w:rPr>
      </w:pPr>
    </w:p>
    <w:p w14:paraId="20BD9CF0" w14:textId="77777777" w:rsidR="007E4301" w:rsidRDefault="007E4301" w:rsidP="007F6ADD">
      <w:pPr>
        <w:pStyle w:val="Heading2"/>
        <w:rPr>
          <w:rFonts w:cs="Helvetica"/>
          <w:color w:val="333333"/>
        </w:rPr>
      </w:pPr>
    </w:p>
    <w:p w14:paraId="4CBF0B0A" w14:textId="77777777" w:rsidR="007E4301" w:rsidRDefault="007E4301" w:rsidP="007F6ADD">
      <w:pPr>
        <w:pStyle w:val="Heading2"/>
        <w:rPr>
          <w:rFonts w:cs="Helvetica"/>
          <w:color w:val="333333"/>
        </w:rPr>
      </w:pPr>
    </w:p>
    <w:p w14:paraId="11315C93" w14:textId="77777777" w:rsidR="007E4301" w:rsidRDefault="007E4301" w:rsidP="007F6ADD">
      <w:pPr>
        <w:pStyle w:val="Heading2"/>
        <w:rPr>
          <w:rFonts w:cs="Helvetica"/>
          <w:color w:val="333333"/>
        </w:rPr>
      </w:pPr>
    </w:p>
    <w:p w14:paraId="336E7367" w14:textId="77777777" w:rsidR="007E4301" w:rsidRDefault="007E4301" w:rsidP="007F6ADD">
      <w:pPr>
        <w:pStyle w:val="Heading2"/>
        <w:rPr>
          <w:rFonts w:cs="Helvetica"/>
          <w:color w:val="333333"/>
        </w:rPr>
      </w:pPr>
    </w:p>
    <w:p w14:paraId="5EDB7C47" w14:textId="77777777" w:rsidR="007E4301" w:rsidRDefault="007E4301" w:rsidP="007F6ADD">
      <w:pPr>
        <w:pStyle w:val="Heading2"/>
        <w:rPr>
          <w:rFonts w:cs="Helvetica"/>
          <w:color w:val="333333"/>
        </w:rPr>
      </w:pPr>
    </w:p>
    <w:p w14:paraId="7CA24967" w14:textId="77777777" w:rsidR="007E4301" w:rsidRDefault="007E4301" w:rsidP="007F6ADD">
      <w:pPr>
        <w:pStyle w:val="Heading2"/>
        <w:rPr>
          <w:rFonts w:cs="Helvetica"/>
          <w:color w:val="333333"/>
        </w:rPr>
      </w:pPr>
    </w:p>
    <w:p w14:paraId="0442CE41" w14:textId="253BA7D4" w:rsidR="007F6ADD" w:rsidRDefault="007F6ADD" w:rsidP="007F6ADD">
      <w:pPr>
        <w:pStyle w:val="Heading2"/>
        <w:rPr>
          <w:rFonts w:ascii="inherit" w:hAnsi="inherit" w:cs="Helvetica"/>
          <w:color w:val="333333"/>
          <w:sz w:val="45"/>
          <w:szCs w:val="45"/>
        </w:rPr>
      </w:pPr>
      <w:r>
        <w:rPr>
          <w:rFonts w:cs="Helvetica"/>
          <w:color w:val="333333"/>
        </w:rPr>
        <w:t>Sleep Deprived</w:t>
      </w:r>
    </w:p>
    <w:p w14:paraId="11EF4166"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On average, how many times per month do you feel deprived of sleep? (n=113, 92%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6E2D6547" wp14:editId="5E934EED">
            <wp:extent cx="5659980" cy="37733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71">
                      <a:extLst>
                        <a:ext uri="{28A0092B-C50C-407E-A947-70E740481C1C}">
                          <a14:useLocalDpi xmlns:a14="http://schemas.microsoft.com/office/drawing/2010/main" val="0"/>
                        </a:ext>
                      </a:extLst>
                    </a:blip>
                    <a:srcRect/>
                    <a:stretch>
                      <a:fillRect/>
                    </a:stretch>
                  </pic:blipFill>
                  <pic:spPr bwMode="auto">
                    <a:xfrm>
                      <a:off x="0" y="0"/>
                      <a:ext cx="5708832" cy="3805917"/>
                    </a:xfrm>
                    <a:prstGeom prst="rect">
                      <a:avLst/>
                    </a:prstGeom>
                    <a:noFill/>
                    <a:ln>
                      <a:noFill/>
                    </a:ln>
                  </pic:spPr>
                </pic:pic>
              </a:graphicData>
            </a:graphic>
          </wp:inline>
        </w:drawing>
      </w:r>
      <w:r>
        <w:rPr>
          <w:rFonts w:ascii="Helvetica" w:hAnsi="Helvetica" w:cs="Helvetica"/>
          <w:color w:val="333333"/>
          <w:sz w:val="21"/>
          <w:szCs w:val="21"/>
        </w:rPr>
        <w:t>Figure 10.3: Sleep Deprivation Distribution</w:t>
      </w:r>
    </w:p>
    <w:p w14:paraId="22AC98DC"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Students claim that on average they were feeling sleep deprived (denoted by the dotted line) for 10.1 days out of the month, with a median of 6 days per month.</w:t>
      </w:r>
    </w:p>
    <w:p w14:paraId="5270E93E" w14:textId="77777777" w:rsidR="007F6ADD" w:rsidRDefault="007F6ADD" w:rsidP="007F6ADD">
      <w:pPr>
        <w:pStyle w:val="Heading3"/>
        <w:rPr>
          <w:rFonts w:ascii="inherit" w:hAnsi="inherit" w:cs="Helvetica"/>
          <w:color w:val="333333"/>
          <w:sz w:val="36"/>
          <w:szCs w:val="36"/>
        </w:rPr>
      </w:pPr>
      <w:r>
        <w:rPr>
          <w:rFonts w:cs="Helvetica"/>
          <w:color w:val="333333"/>
        </w:rPr>
        <w:t>Causes of Sleep Deprivation</w:t>
      </w:r>
    </w:p>
    <w:p w14:paraId="50B0C7A3" w14:textId="77777777" w:rsidR="007F6ADD" w:rsidRDefault="007F6ADD" w:rsidP="007F6ADD">
      <w:pPr>
        <w:rPr>
          <w:rFonts w:ascii="Helvetica" w:eastAsia="Times New Roman" w:hAnsi="Helvetica" w:cs="Helvetica"/>
          <w:color w:val="333333"/>
          <w:sz w:val="21"/>
          <w:szCs w:val="21"/>
        </w:rPr>
      </w:pPr>
      <w:r>
        <w:rPr>
          <w:rStyle w:val="Strong"/>
          <w:rFonts w:ascii="Helvetica" w:eastAsia="Times New Roman" w:hAnsi="Helvetica" w:cs="Helvetica"/>
          <w:color w:val="333333"/>
          <w:sz w:val="21"/>
          <w:szCs w:val="21"/>
        </w:rPr>
        <w:t>Select the activities that cause you to feel deprived of sleep (Select all that apply).</w:t>
      </w:r>
      <w:r>
        <w:rPr>
          <w:rFonts w:ascii="Helvetica" w:eastAsia="Times New Roman" w:hAnsi="Helvetica" w:cs="Helvetica"/>
          <w:color w:val="333333"/>
          <w:sz w:val="21"/>
          <w:szCs w:val="21"/>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7542"/>
        <w:gridCol w:w="1818"/>
      </w:tblGrid>
      <w:tr w:rsidR="007F6ADD" w14:paraId="0EBD9DC2" w14:textId="77777777" w:rsidTr="00C94E52">
        <w:trPr>
          <w:tblHeader/>
        </w:trPr>
        <w:tc>
          <w:tcPr>
            <w:tcW w:w="0" w:type="auto"/>
            <w:shd w:val="clear" w:color="auto" w:fill="auto"/>
            <w:tcMar>
              <w:top w:w="0" w:type="dxa"/>
              <w:left w:w="0" w:type="dxa"/>
              <w:bottom w:w="0" w:type="dxa"/>
              <w:right w:w="0" w:type="dxa"/>
            </w:tcMar>
            <w:vAlign w:val="center"/>
            <w:hideMark/>
          </w:tcPr>
          <w:p w14:paraId="28E7A96F" w14:textId="77777777" w:rsidR="007F6ADD" w:rsidRDefault="007F6ADD" w:rsidP="00C94E52">
            <w:pPr>
              <w:spacing w:after="300"/>
              <w:rPr>
                <w:rFonts w:ascii="Helvetica" w:eastAsia="Times New Roman" w:hAnsi="Helvetica" w:cs="Helvetica"/>
                <w:b/>
                <w:bCs/>
                <w:color w:val="333333"/>
                <w:sz w:val="21"/>
                <w:szCs w:val="21"/>
              </w:rPr>
            </w:pPr>
            <w:r>
              <w:rPr>
                <w:rFonts w:ascii="Helvetica" w:eastAsia="Times New Roman" w:hAnsi="Helvetica" w:cs="Helvetica"/>
                <w:b/>
                <w:bCs/>
                <w:color w:val="333333"/>
                <w:sz w:val="21"/>
                <w:szCs w:val="21"/>
              </w:rPr>
              <w:t xml:space="preserve">Measure </w:t>
            </w:r>
          </w:p>
        </w:tc>
        <w:tc>
          <w:tcPr>
            <w:tcW w:w="0" w:type="auto"/>
            <w:shd w:val="clear" w:color="auto" w:fill="auto"/>
            <w:tcMar>
              <w:top w:w="0" w:type="dxa"/>
              <w:left w:w="0" w:type="dxa"/>
              <w:bottom w:w="0" w:type="dxa"/>
              <w:right w:w="0" w:type="dxa"/>
            </w:tcMar>
            <w:vAlign w:val="center"/>
            <w:hideMark/>
          </w:tcPr>
          <w:p w14:paraId="5A5BCC68" w14:textId="77777777" w:rsidR="007F6ADD" w:rsidRDefault="007F6ADD" w:rsidP="00C94E52">
            <w:pPr>
              <w:spacing w:after="300"/>
              <w:rPr>
                <w:rFonts w:ascii="Helvetica" w:eastAsia="Times New Roman" w:hAnsi="Helvetica" w:cs="Helvetica"/>
                <w:b/>
                <w:bCs/>
                <w:color w:val="333333"/>
                <w:sz w:val="21"/>
                <w:szCs w:val="21"/>
              </w:rPr>
            </w:pPr>
            <w:r>
              <w:rPr>
                <w:rFonts w:ascii="Helvetica" w:eastAsia="Times New Roman" w:hAnsi="Helvetica" w:cs="Helvetica"/>
                <w:b/>
                <w:bCs/>
                <w:color w:val="333333"/>
                <w:sz w:val="21"/>
                <w:szCs w:val="21"/>
              </w:rPr>
              <w:t xml:space="preserve">Yes (%) </w:t>
            </w:r>
          </w:p>
        </w:tc>
      </w:tr>
      <w:tr w:rsidR="007F6ADD" w14:paraId="5B25FEC6" w14:textId="77777777" w:rsidTr="00C94E52">
        <w:tc>
          <w:tcPr>
            <w:tcW w:w="0" w:type="auto"/>
            <w:shd w:val="clear" w:color="auto" w:fill="auto"/>
            <w:tcMar>
              <w:top w:w="0" w:type="dxa"/>
              <w:left w:w="0" w:type="dxa"/>
              <w:bottom w:w="0" w:type="dxa"/>
              <w:right w:w="0" w:type="dxa"/>
            </w:tcMar>
            <w:vAlign w:val="center"/>
            <w:hideMark/>
          </w:tcPr>
          <w:p w14:paraId="1B59C524"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Studying or finishing coursework. </w:t>
            </w:r>
          </w:p>
        </w:tc>
        <w:tc>
          <w:tcPr>
            <w:tcW w:w="0" w:type="auto"/>
            <w:shd w:val="clear" w:color="auto" w:fill="auto"/>
            <w:tcMar>
              <w:top w:w="0" w:type="dxa"/>
              <w:left w:w="0" w:type="dxa"/>
              <w:bottom w:w="0" w:type="dxa"/>
              <w:right w:w="0" w:type="dxa"/>
            </w:tcMar>
            <w:vAlign w:val="center"/>
            <w:hideMark/>
          </w:tcPr>
          <w:p w14:paraId="5DECA941"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100 (89.3%) </w:t>
            </w:r>
          </w:p>
        </w:tc>
      </w:tr>
      <w:tr w:rsidR="007F6ADD" w14:paraId="34FF8027" w14:textId="77777777" w:rsidTr="00C94E52">
        <w:tc>
          <w:tcPr>
            <w:tcW w:w="0" w:type="auto"/>
            <w:shd w:val="clear" w:color="auto" w:fill="auto"/>
            <w:tcMar>
              <w:top w:w="0" w:type="dxa"/>
              <w:left w:w="0" w:type="dxa"/>
              <w:bottom w:w="0" w:type="dxa"/>
              <w:right w:w="0" w:type="dxa"/>
            </w:tcMar>
            <w:vAlign w:val="center"/>
            <w:hideMark/>
          </w:tcPr>
          <w:p w14:paraId="5BABDBC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Working a paid, unpaid job or internship. </w:t>
            </w:r>
          </w:p>
        </w:tc>
        <w:tc>
          <w:tcPr>
            <w:tcW w:w="0" w:type="auto"/>
            <w:shd w:val="clear" w:color="auto" w:fill="auto"/>
            <w:tcMar>
              <w:top w:w="0" w:type="dxa"/>
              <w:left w:w="0" w:type="dxa"/>
              <w:bottom w:w="0" w:type="dxa"/>
              <w:right w:w="0" w:type="dxa"/>
            </w:tcMar>
            <w:vAlign w:val="center"/>
            <w:hideMark/>
          </w:tcPr>
          <w:p w14:paraId="6B1C3A8F"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52 (46.4%) </w:t>
            </w:r>
          </w:p>
        </w:tc>
      </w:tr>
      <w:tr w:rsidR="007F6ADD" w14:paraId="5DB49E40" w14:textId="77777777" w:rsidTr="00C94E52">
        <w:tc>
          <w:tcPr>
            <w:tcW w:w="0" w:type="auto"/>
            <w:shd w:val="clear" w:color="auto" w:fill="auto"/>
            <w:tcMar>
              <w:top w:w="0" w:type="dxa"/>
              <w:left w:w="0" w:type="dxa"/>
              <w:bottom w:w="0" w:type="dxa"/>
              <w:right w:w="0" w:type="dxa"/>
            </w:tcMar>
            <w:vAlign w:val="center"/>
            <w:hideMark/>
          </w:tcPr>
          <w:p w14:paraId="48E429E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Spending time with family or friends. </w:t>
            </w:r>
          </w:p>
        </w:tc>
        <w:tc>
          <w:tcPr>
            <w:tcW w:w="0" w:type="auto"/>
            <w:shd w:val="clear" w:color="auto" w:fill="auto"/>
            <w:tcMar>
              <w:top w:w="0" w:type="dxa"/>
              <w:left w:w="0" w:type="dxa"/>
              <w:bottom w:w="0" w:type="dxa"/>
              <w:right w:w="0" w:type="dxa"/>
            </w:tcMar>
            <w:vAlign w:val="center"/>
            <w:hideMark/>
          </w:tcPr>
          <w:p w14:paraId="7428D65D"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37 (33.0%) </w:t>
            </w:r>
          </w:p>
        </w:tc>
      </w:tr>
      <w:tr w:rsidR="007F6ADD" w14:paraId="4FD5E8DA" w14:textId="77777777" w:rsidTr="00C94E52">
        <w:tc>
          <w:tcPr>
            <w:tcW w:w="0" w:type="auto"/>
            <w:shd w:val="clear" w:color="auto" w:fill="auto"/>
            <w:tcMar>
              <w:top w:w="0" w:type="dxa"/>
              <w:left w:w="0" w:type="dxa"/>
              <w:bottom w:w="0" w:type="dxa"/>
              <w:right w:w="0" w:type="dxa"/>
            </w:tcMar>
            <w:vAlign w:val="center"/>
            <w:hideMark/>
          </w:tcPr>
          <w:p w14:paraId="7527EFD0"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Watching movies, playing games, social media etc. </w:t>
            </w:r>
          </w:p>
        </w:tc>
        <w:tc>
          <w:tcPr>
            <w:tcW w:w="0" w:type="auto"/>
            <w:shd w:val="clear" w:color="auto" w:fill="auto"/>
            <w:tcMar>
              <w:top w:w="0" w:type="dxa"/>
              <w:left w:w="0" w:type="dxa"/>
              <w:bottom w:w="0" w:type="dxa"/>
              <w:right w:w="0" w:type="dxa"/>
            </w:tcMar>
            <w:vAlign w:val="center"/>
            <w:hideMark/>
          </w:tcPr>
          <w:p w14:paraId="1827F45A"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37 (33.0%) </w:t>
            </w:r>
          </w:p>
        </w:tc>
      </w:tr>
      <w:tr w:rsidR="007F6ADD" w14:paraId="71A7386C" w14:textId="77777777" w:rsidTr="00C94E52">
        <w:tc>
          <w:tcPr>
            <w:tcW w:w="0" w:type="auto"/>
            <w:shd w:val="clear" w:color="auto" w:fill="auto"/>
            <w:tcMar>
              <w:top w:w="0" w:type="dxa"/>
              <w:left w:w="0" w:type="dxa"/>
              <w:bottom w:w="0" w:type="dxa"/>
              <w:right w:w="0" w:type="dxa"/>
            </w:tcMar>
            <w:vAlign w:val="center"/>
            <w:hideMark/>
          </w:tcPr>
          <w:p w14:paraId="5C52C9F6"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Attending social activities or events. </w:t>
            </w:r>
          </w:p>
        </w:tc>
        <w:tc>
          <w:tcPr>
            <w:tcW w:w="0" w:type="auto"/>
            <w:shd w:val="clear" w:color="auto" w:fill="auto"/>
            <w:tcMar>
              <w:top w:w="0" w:type="dxa"/>
              <w:left w:w="0" w:type="dxa"/>
              <w:bottom w:w="0" w:type="dxa"/>
              <w:right w:w="0" w:type="dxa"/>
            </w:tcMar>
            <w:vAlign w:val="center"/>
            <w:hideMark/>
          </w:tcPr>
          <w:p w14:paraId="6F1AC93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20 (17.9%) </w:t>
            </w:r>
          </w:p>
        </w:tc>
      </w:tr>
      <w:tr w:rsidR="007F6ADD" w14:paraId="31568B0B" w14:textId="77777777" w:rsidTr="00C94E52">
        <w:tc>
          <w:tcPr>
            <w:tcW w:w="0" w:type="auto"/>
            <w:shd w:val="clear" w:color="auto" w:fill="auto"/>
            <w:tcMar>
              <w:top w:w="0" w:type="dxa"/>
              <w:left w:w="0" w:type="dxa"/>
              <w:bottom w:w="0" w:type="dxa"/>
              <w:right w:w="0" w:type="dxa"/>
            </w:tcMar>
            <w:vAlign w:val="center"/>
            <w:hideMark/>
          </w:tcPr>
          <w:p w14:paraId="372C6C77"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Other </w:t>
            </w:r>
          </w:p>
        </w:tc>
        <w:tc>
          <w:tcPr>
            <w:tcW w:w="0" w:type="auto"/>
            <w:shd w:val="clear" w:color="auto" w:fill="auto"/>
            <w:tcMar>
              <w:top w:w="0" w:type="dxa"/>
              <w:left w:w="0" w:type="dxa"/>
              <w:bottom w:w="0" w:type="dxa"/>
              <w:right w:w="0" w:type="dxa"/>
            </w:tcMar>
            <w:vAlign w:val="center"/>
            <w:hideMark/>
          </w:tcPr>
          <w:p w14:paraId="3E49D3FE" w14:textId="77777777" w:rsidR="007F6ADD" w:rsidRDefault="007F6ADD" w:rsidP="00C94E52">
            <w:pPr>
              <w:spacing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8 (7.1%) </w:t>
            </w:r>
          </w:p>
        </w:tc>
      </w:tr>
    </w:tbl>
    <w:p w14:paraId="602101AE"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Table 10.1: Causes of Sleep Deprivation Breakdown</w:t>
      </w:r>
    </w:p>
    <w:p w14:paraId="6D4A647F" w14:textId="77777777" w:rsidR="007F6ADD" w:rsidRDefault="007F6ADD" w:rsidP="007F6ADD">
      <w:pPr>
        <w:pStyle w:val="NormalWeb"/>
        <w:rPr>
          <w:rFonts w:ascii="Helvetica" w:hAnsi="Helvetica" w:cs="Helvetica"/>
          <w:color w:val="333333"/>
          <w:sz w:val="21"/>
          <w:szCs w:val="21"/>
        </w:rPr>
      </w:pPr>
    </w:p>
    <w:p w14:paraId="59FE58BE" w14:textId="77777777" w:rsidR="007F6ADD" w:rsidRDefault="007F6ADD" w:rsidP="007F6ADD">
      <w:pPr>
        <w:pStyle w:val="Heading2"/>
        <w:rPr>
          <w:rFonts w:ascii="inherit" w:hAnsi="inherit" w:cs="Helvetica"/>
          <w:color w:val="333333"/>
          <w:sz w:val="45"/>
          <w:szCs w:val="45"/>
        </w:rPr>
      </w:pPr>
      <w:r>
        <w:rPr>
          <w:rFonts w:cs="Helvetica"/>
          <w:color w:val="333333"/>
        </w:rPr>
        <w:t>Tired at Work/School</w:t>
      </w:r>
    </w:p>
    <w:p w14:paraId="0D9F4D90"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frequently do you feel tired while at work or school? (n=114, 93% of 123 reporting).</w:t>
      </w:r>
    </w:p>
    <w:p w14:paraId="336F4D4D" w14:textId="77777777" w:rsidR="007F6ADD" w:rsidRDefault="007F6ADD" w:rsidP="007F6ADD">
      <w:pPr>
        <w:pStyle w:val="NormalWeb"/>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447B6EF" wp14:editId="5E41CAAF">
            <wp:extent cx="4114800" cy="3200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72">
                      <a:extLst>
                        <a:ext uri="{28A0092B-C50C-407E-A947-70E740481C1C}">
                          <a14:useLocalDpi xmlns:a14="http://schemas.microsoft.com/office/drawing/2010/main" val="0"/>
                        </a:ext>
                      </a:extLst>
                    </a:blip>
                    <a:srcRect/>
                    <a:stretch>
                      <a:fillRect/>
                    </a:stretch>
                  </pic:blipFill>
                  <pic:spPr bwMode="auto">
                    <a:xfrm>
                      <a:off x="0" y="0"/>
                      <a:ext cx="4114800" cy="3200423"/>
                    </a:xfrm>
                    <a:prstGeom prst="rect">
                      <a:avLst/>
                    </a:prstGeom>
                    <a:noFill/>
                    <a:ln>
                      <a:noFill/>
                    </a:ln>
                  </pic:spPr>
                </pic:pic>
              </a:graphicData>
            </a:graphic>
          </wp:inline>
        </w:drawing>
      </w:r>
      <w:r>
        <w:rPr>
          <w:rFonts w:ascii="Helvetica" w:hAnsi="Helvetica" w:cs="Helvetica"/>
          <w:color w:val="333333"/>
          <w:sz w:val="21"/>
          <w:szCs w:val="21"/>
        </w:rPr>
        <w:br/>
      </w:r>
      <w:r>
        <w:rPr>
          <w:rFonts w:ascii="Helvetica" w:hAnsi="Helvetica" w:cs="Helvetica"/>
          <w:color w:val="333333"/>
          <w:sz w:val="21"/>
          <w:szCs w:val="21"/>
        </w:rPr>
        <w:br/>
        <w:t xml:space="preserve">Figure 10.4: Frequency of Tired at Work/School </w:t>
      </w:r>
    </w:p>
    <w:p w14:paraId="4FF56175" w14:textId="77777777" w:rsidR="007F6ADD" w:rsidRDefault="007F6ADD" w:rsidP="007F6ADD">
      <w:pPr>
        <w:pStyle w:val="NormalWeb"/>
        <w:rPr>
          <w:rFonts w:ascii="Helvetica" w:hAnsi="Helvetica" w:cs="Helvetica"/>
          <w:color w:val="333333"/>
          <w:sz w:val="21"/>
          <w:szCs w:val="21"/>
        </w:rPr>
      </w:pPr>
      <w:commentRangeStart w:id="352"/>
      <w:r>
        <w:rPr>
          <w:rFonts w:ascii="Helvetica" w:hAnsi="Helvetica" w:cs="Helvetica"/>
          <w:color w:val="333333"/>
          <w:sz w:val="21"/>
          <w:szCs w:val="21"/>
        </w:rPr>
        <w:t>The</w:t>
      </w:r>
      <w:commentRangeEnd w:id="352"/>
      <w:r w:rsidR="00913744">
        <w:rPr>
          <w:rStyle w:val="CommentReference"/>
          <w:rFonts w:asciiTheme="minorHAnsi" w:eastAsiaTheme="minorHAnsi" w:hAnsiTheme="minorHAnsi" w:cstheme="minorBidi"/>
        </w:rPr>
        <w:commentReference w:id="352"/>
      </w:r>
      <w:r>
        <w:rPr>
          <w:rFonts w:ascii="Helvetica" w:hAnsi="Helvetica" w:cs="Helvetica"/>
          <w:color w:val="333333"/>
          <w:sz w:val="21"/>
          <w:szCs w:val="21"/>
        </w:rPr>
        <w:t xml:space="preserve"> most common response that people felt tired at work or school was occasionally (67 people</w:t>
      </w:r>
      <w:commentRangeStart w:id="353"/>
      <w:r>
        <w:rPr>
          <w:rFonts w:ascii="Helvetica" w:hAnsi="Helvetica" w:cs="Helvetica"/>
          <w:color w:val="333333"/>
          <w:sz w:val="21"/>
          <w:szCs w:val="21"/>
        </w:rPr>
        <w:t>). 34</w:t>
      </w:r>
      <w:commentRangeEnd w:id="353"/>
      <w:r w:rsidR="00534F96">
        <w:rPr>
          <w:rStyle w:val="CommentReference"/>
          <w:rFonts w:asciiTheme="minorHAnsi" w:eastAsiaTheme="minorHAnsi" w:hAnsiTheme="minorHAnsi" w:cstheme="minorBidi"/>
        </w:rPr>
        <w:commentReference w:id="353"/>
      </w:r>
      <w:r>
        <w:rPr>
          <w:rFonts w:ascii="Helvetica" w:hAnsi="Helvetica" w:cs="Helvetica"/>
          <w:color w:val="333333"/>
          <w:sz w:val="21"/>
          <w:szCs w:val="21"/>
        </w:rPr>
        <w:t xml:space="preserve"> people claimed that they were always tired, 12 people claimed that they were rarely tired, and 1 </w:t>
      </w:r>
      <w:commentRangeStart w:id="354"/>
      <w:r w:rsidRPr="00913744">
        <w:rPr>
          <w:rFonts w:ascii="Helvetica" w:hAnsi="Helvetica" w:cs="Helvetica"/>
          <w:strike/>
          <w:color w:val="333333"/>
          <w:sz w:val="21"/>
          <w:szCs w:val="21"/>
        </w:rPr>
        <w:t>people</w:t>
      </w:r>
      <w:commentRangeEnd w:id="354"/>
      <w:r w:rsidR="00913744" w:rsidRPr="00913744">
        <w:rPr>
          <w:rStyle w:val="CommentReference"/>
          <w:rFonts w:asciiTheme="minorHAnsi" w:eastAsiaTheme="minorHAnsi" w:hAnsiTheme="minorHAnsi" w:cstheme="minorBidi"/>
          <w:strike/>
        </w:rPr>
        <w:commentReference w:id="354"/>
      </w:r>
      <w:r>
        <w:rPr>
          <w:rFonts w:ascii="Helvetica" w:hAnsi="Helvetica" w:cs="Helvetica"/>
          <w:color w:val="333333"/>
          <w:sz w:val="21"/>
          <w:szCs w:val="21"/>
        </w:rPr>
        <w:t xml:space="preserve"> claimed that they were never tired.</w:t>
      </w:r>
    </w:p>
    <w:p w14:paraId="13A8A138" w14:textId="77777777" w:rsidR="007F6ADD" w:rsidRDefault="007F6ADD" w:rsidP="007F6ADD">
      <w:pPr>
        <w:pStyle w:val="NormalWeb"/>
        <w:rPr>
          <w:rFonts w:ascii="Helvetica" w:hAnsi="Helvetica" w:cs="Helvetica"/>
          <w:color w:val="333333"/>
          <w:sz w:val="21"/>
          <w:szCs w:val="21"/>
        </w:rPr>
      </w:pPr>
    </w:p>
    <w:p w14:paraId="14D4ACF8" w14:textId="77777777" w:rsidR="00913744" w:rsidRDefault="00913744" w:rsidP="007F6ADD">
      <w:pPr>
        <w:pStyle w:val="Heading2"/>
        <w:rPr>
          <w:rFonts w:cs="Helvetica"/>
          <w:color w:val="333333"/>
        </w:rPr>
      </w:pPr>
    </w:p>
    <w:p w14:paraId="18778003" w14:textId="77777777" w:rsidR="00913744" w:rsidRDefault="00913744" w:rsidP="007F6ADD">
      <w:pPr>
        <w:pStyle w:val="Heading2"/>
        <w:rPr>
          <w:rFonts w:cs="Helvetica"/>
          <w:color w:val="333333"/>
        </w:rPr>
      </w:pPr>
    </w:p>
    <w:p w14:paraId="51EF39B3" w14:textId="77777777" w:rsidR="00913744" w:rsidRDefault="00913744" w:rsidP="007F6ADD">
      <w:pPr>
        <w:pStyle w:val="Heading2"/>
        <w:rPr>
          <w:rFonts w:cs="Helvetica"/>
          <w:color w:val="333333"/>
        </w:rPr>
      </w:pPr>
    </w:p>
    <w:p w14:paraId="473DA168" w14:textId="3B76A6F1" w:rsidR="007F6ADD" w:rsidRDefault="007F6ADD" w:rsidP="007F6ADD">
      <w:pPr>
        <w:pStyle w:val="Heading2"/>
        <w:rPr>
          <w:rFonts w:ascii="inherit" w:hAnsi="inherit" w:cs="Helvetica"/>
          <w:color w:val="333333"/>
          <w:sz w:val="45"/>
          <w:szCs w:val="45"/>
        </w:rPr>
      </w:pPr>
      <w:r>
        <w:rPr>
          <w:rFonts w:cs="Helvetica"/>
          <w:color w:val="333333"/>
        </w:rPr>
        <w:t>Fallen Asleep in Class</w:t>
      </w:r>
    </w:p>
    <w:p w14:paraId="2265F83C"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Have you fallen asleep in class in the past 12 months? (n=112, 91% of 123 reporting).</w:t>
      </w:r>
    </w:p>
    <w:p w14:paraId="3CF0ED63" w14:textId="77777777" w:rsidR="007F6ADD" w:rsidRDefault="007F6ADD" w:rsidP="007F6ADD">
      <w:pPr>
        <w:pStyle w:val="NormalWeb"/>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D098FF1" wp14:editId="12E3C767">
            <wp:extent cx="3657600" cy="2743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73">
                      <a:extLst>
                        <a:ext uri="{28A0092B-C50C-407E-A947-70E740481C1C}">
                          <a14:useLocalDpi xmlns:a14="http://schemas.microsoft.com/office/drawing/2010/main" val="0"/>
                        </a:ext>
                      </a:extLst>
                    </a:blip>
                    <a:srcRect/>
                    <a:stretch>
                      <a:fillRect/>
                    </a:stretch>
                  </pic:blipFill>
                  <pic:spPr bwMode="auto">
                    <a:xfrm>
                      <a:off x="0" y="0"/>
                      <a:ext cx="3657600" cy="2743220"/>
                    </a:xfrm>
                    <a:prstGeom prst="rect">
                      <a:avLst/>
                    </a:prstGeom>
                    <a:noFill/>
                    <a:ln>
                      <a:noFill/>
                    </a:ln>
                  </pic:spPr>
                </pic:pic>
              </a:graphicData>
            </a:graphic>
          </wp:inline>
        </w:drawing>
      </w:r>
      <w:r>
        <w:rPr>
          <w:rFonts w:ascii="Helvetica" w:hAnsi="Helvetica" w:cs="Helvetica"/>
          <w:color w:val="333333"/>
          <w:sz w:val="21"/>
          <w:szCs w:val="21"/>
        </w:rPr>
        <w:br/>
      </w:r>
      <w:r>
        <w:rPr>
          <w:rFonts w:ascii="Helvetica" w:hAnsi="Helvetica" w:cs="Helvetica"/>
          <w:color w:val="333333"/>
          <w:sz w:val="21"/>
          <w:szCs w:val="21"/>
        </w:rPr>
        <w:br/>
        <w:t xml:space="preserve">Figure 10.5: Fallen Asleep in Class (Past Year) </w:t>
      </w:r>
    </w:p>
    <w:p w14:paraId="01CFD5C5" w14:textId="77777777" w:rsidR="007F6ADD" w:rsidRDefault="007F6ADD" w:rsidP="007F6ADD">
      <w:pPr>
        <w:pStyle w:val="NormalWeb"/>
        <w:rPr>
          <w:rFonts w:ascii="Helvetica" w:hAnsi="Helvetica" w:cs="Helvetica"/>
          <w:color w:val="333333"/>
          <w:sz w:val="21"/>
          <w:szCs w:val="21"/>
        </w:rPr>
      </w:pPr>
      <w:commentRangeStart w:id="355"/>
      <w:r w:rsidRPr="00913744">
        <w:rPr>
          <w:rFonts w:ascii="Helvetica" w:hAnsi="Helvetica" w:cs="Helvetica"/>
          <w:strike/>
          <w:color w:val="333333"/>
          <w:sz w:val="21"/>
          <w:szCs w:val="21"/>
        </w:rPr>
        <w:t>The majority of students (60 people)</w:t>
      </w:r>
      <w:r>
        <w:rPr>
          <w:rFonts w:ascii="Helvetica" w:hAnsi="Helvetica" w:cs="Helvetica"/>
          <w:color w:val="333333"/>
          <w:sz w:val="21"/>
          <w:szCs w:val="21"/>
        </w:rPr>
        <w:t xml:space="preserve"> </w:t>
      </w:r>
      <w:commentRangeEnd w:id="355"/>
      <w:r w:rsidR="00913744">
        <w:rPr>
          <w:rStyle w:val="CommentReference"/>
          <w:rFonts w:asciiTheme="minorHAnsi" w:eastAsiaTheme="minorHAnsi" w:hAnsiTheme="minorHAnsi" w:cstheme="minorBidi"/>
        </w:rPr>
        <w:commentReference w:id="355"/>
      </w:r>
      <w:r>
        <w:rPr>
          <w:rFonts w:ascii="Helvetica" w:hAnsi="Helvetica" w:cs="Helvetica"/>
          <w:color w:val="333333"/>
          <w:sz w:val="21"/>
          <w:szCs w:val="21"/>
        </w:rPr>
        <w:t>claim that they have not fallen asleep in class in the past year, while 52 people claim that they have fallen asleep in class.</w:t>
      </w:r>
    </w:p>
    <w:p w14:paraId="1D48A223" w14:textId="77777777" w:rsidR="007F6ADD" w:rsidRDefault="00534F96" w:rsidP="007F6ADD">
      <w:pPr>
        <w:spacing w:before="300"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647D664D">
          <v:rect id="_x0000_i1029" style="width:0;height:0" o:hralign="center" o:hrstd="t" o:hr="t" fillcolor="#a0a0a0" stroked="f"/>
        </w:pict>
      </w:r>
    </w:p>
    <w:p w14:paraId="0680DBB5" w14:textId="77777777" w:rsidR="007F6ADD" w:rsidRDefault="007F6ADD" w:rsidP="007F6ADD">
      <w:pPr>
        <w:rPr>
          <w:rFonts w:ascii="Helvetica" w:eastAsia="Times New Roman" w:hAnsi="Helvetica" w:cs="Helvetica"/>
          <w:color w:val="333333"/>
          <w:sz w:val="21"/>
          <w:szCs w:val="21"/>
        </w:rPr>
      </w:pPr>
      <w:r>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14:anchorId="47656C65" wp14:editId="18FC3E74">
            <wp:extent cx="6306159" cy="196016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6334922" cy="1969105"/>
                    </a:xfrm>
                    <a:prstGeom prst="rect">
                      <a:avLst/>
                    </a:prstGeom>
                    <a:noFill/>
                    <a:ln>
                      <a:noFill/>
                    </a:ln>
                  </pic:spPr>
                </pic:pic>
              </a:graphicData>
            </a:graphic>
          </wp:inline>
        </w:drawing>
      </w:r>
    </w:p>
    <w:p w14:paraId="187961B5" w14:textId="77777777" w:rsidR="007F6ADD" w:rsidRDefault="007F6ADD" w:rsidP="007F6ADD">
      <w:pPr>
        <w:rPr>
          <w:rFonts w:eastAsia="Times New Roman"/>
        </w:rPr>
      </w:pPr>
    </w:p>
    <w:p w14:paraId="1745B68F" w14:textId="482D114B" w:rsidR="007F6ADD" w:rsidRDefault="007F6ADD" w:rsidP="00180623">
      <w:pPr>
        <w:rPr>
          <w:sz w:val="24"/>
          <w:szCs w:val="24"/>
        </w:rPr>
      </w:pPr>
    </w:p>
    <w:p w14:paraId="03FD47C3" w14:textId="26B6AB54" w:rsidR="007F6ADD" w:rsidRDefault="007F6ADD" w:rsidP="00180623">
      <w:pPr>
        <w:rPr>
          <w:sz w:val="24"/>
          <w:szCs w:val="24"/>
        </w:rPr>
      </w:pPr>
    </w:p>
    <w:p w14:paraId="48D784CA" w14:textId="0F0E19F8" w:rsidR="007F6ADD" w:rsidRDefault="007F6ADD" w:rsidP="00180623">
      <w:pPr>
        <w:rPr>
          <w:sz w:val="24"/>
          <w:szCs w:val="24"/>
        </w:rPr>
      </w:pPr>
    </w:p>
    <w:p w14:paraId="2B06F7BE" w14:textId="455AF3CA" w:rsidR="007F6ADD" w:rsidRDefault="007F6ADD" w:rsidP="00180623">
      <w:pPr>
        <w:rPr>
          <w:sz w:val="24"/>
          <w:szCs w:val="24"/>
        </w:rPr>
      </w:pPr>
    </w:p>
    <w:p w14:paraId="4D4755F6" w14:textId="44B9A671" w:rsidR="007F6ADD" w:rsidRDefault="007F6ADD" w:rsidP="00180623">
      <w:pPr>
        <w:rPr>
          <w:sz w:val="24"/>
          <w:szCs w:val="24"/>
        </w:rPr>
      </w:pPr>
    </w:p>
    <w:p w14:paraId="0F09232A" w14:textId="77777777" w:rsidR="007F6ADD" w:rsidRDefault="007F6ADD" w:rsidP="007F6ADD">
      <w:pPr>
        <w:pStyle w:val="Heading1"/>
        <w:rPr>
          <w:rFonts w:ascii="inherit" w:hAnsi="inherit" w:cs="Helvetica"/>
          <w:color w:val="333333"/>
          <w:sz w:val="57"/>
          <w:szCs w:val="57"/>
        </w:rPr>
      </w:pPr>
      <w:r>
        <w:rPr>
          <w:rFonts w:cs="Helvetica"/>
          <w:color w:val="333333"/>
          <w:sz w:val="57"/>
          <w:szCs w:val="57"/>
        </w:rPr>
        <w:t>Mental Health</w:t>
      </w:r>
    </w:p>
    <w:p w14:paraId="6C96BD13" w14:textId="77777777" w:rsidR="007F6ADD" w:rsidRDefault="007F6ADD" w:rsidP="007F6ADD">
      <w:pPr>
        <w:pStyle w:val="NormalWeb"/>
        <w:rPr>
          <w:rFonts w:ascii="Helvetica" w:eastAsiaTheme="minorEastAsia" w:hAnsi="Helvetica" w:cs="Helvetica"/>
          <w:color w:val="333333"/>
          <w:sz w:val="21"/>
          <w:szCs w:val="21"/>
        </w:rPr>
      </w:pPr>
      <w:r>
        <w:rPr>
          <w:rFonts w:ascii="Helvetica" w:hAnsi="Helvetica" w:cs="Helvetica"/>
          <w:color w:val="333333"/>
          <w:sz w:val="21"/>
          <w:szCs w:val="21"/>
        </w:rPr>
        <w:t>The following questions were asked in regards to</w:t>
      </w:r>
      <w:commentRangeStart w:id="356"/>
      <w:r>
        <w:rPr>
          <w:rFonts w:ascii="Helvetica" w:hAnsi="Helvetica" w:cs="Helvetica"/>
          <w:color w:val="333333"/>
          <w:sz w:val="21"/>
          <w:szCs w:val="21"/>
        </w:rPr>
        <w:t xml:space="preserve"> students </w:t>
      </w:r>
      <w:commentRangeEnd w:id="356"/>
      <w:r w:rsidR="00913744">
        <w:rPr>
          <w:rStyle w:val="CommentReference"/>
          <w:rFonts w:asciiTheme="minorHAnsi" w:eastAsiaTheme="minorHAnsi" w:hAnsiTheme="minorHAnsi" w:cstheme="minorBidi"/>
        </w:rPr>
        <w:commentReference w:id="356"/>
      </w:r>
      <w:r>
        <w:rPr>
          <w:rFonts w:ascii="Helvetica" w:hAnsi="Helvetica" w:cs="Helvetica"/>
          <w:color w:val="333333"/>
          <w:sz w:val="21"/>
          <w:szCs w:val="21"/>
        </w:rPr>
        <w:t>feelings about their mental health</w:t>
      </w:r>
      <w:commentRangeStart w:id="357"/>
      <w:r w:rsidRPr="00913744">
        <w:rPr>
          <w:rFonts w:ascii="Helvetica" w:hAnsi="Helvetica" w:cs="Helvetica"/>
          <w:strike/>
          <w:color w:val="333333"/>
          <w:sz w:val="21"/>
          <w:szCs w:val="21"/>
        </w:rPr>
        <w:t>. This includes if</w:t>
      </w:r>
      <w:r>
        <w:rPr>
          <w:rFonts w:ascii="Helvetica" w:hAnsi="Helvetica" w:cs="Helvetica"/>
          <w:color w:val="333333"/>
          <w:sz w:val="21"/>
          <w:szCs w:val="21"/>
        </w:rPr>
        <w:t xml:space="preserve"> </w:t>
      </w:r>
      <w:commentRangeEnd w:id="357"/>
      <w:r w:rsidR="00913744">
        <w:rPr>
          <w:rStyle w:val="CommentReference"/>
          <w:rFonts w:asciiTheme="minorHAnsi" w:eastAsiaTheme="minorHAnsi" w:hAnsiTheme="minorHAnsi" w:cstheme="minorBidi"/>
        </w:rPr>
        <w:commentReference w:id="357"/>
      </w:r>
      <w:r>
        <w:rPr>
          <w:rFonts w:ascii="Helvetica" w:hAnsi="Helvetica" w:cs="Helvetica"/>
          <w:color w:val="333333"/>
          <w:sz w:val="21"/>
          <w:szCs w:val="21"/>
        </w:rPr>
        <w:t>they have experienced any increased mental stress, if they have sought out services to help them, and how often they have felt certain types of mental stress over the past month.</w:t>
      </w:r>
    </w:p>
    <w:p w14:paraId="6DE0724B" w14:textId="77777777" w:rsidR="007F6ADD" w:rsidRDefault="007F6ADD" w:rsidP="007F6ADD">
      <w:pPr>
        <w:pStyle w:val="NormalWeb"/>
        <w:rPr>
          <w:rFonts w:ascii="Helvetica" w:hAnsi="Helvetica" w:cs="Helvetica"/>
          <w:color w:val="333333"/>
          <w:sz w:val="21"/>
          <w:szCs w:val="21"/>
        </w:rPr>
      </w:pPr>
    </w:p>
    <w:p w14:paraId="568D92C4" w14:textId="77777777" w:rsidR="007F6ADD" w:rsidRDefault="007F6ADD" w:rsidP="007F6ADD">
      <w:pPr>
        <w:pStyle w:val="Heading2"/>
        <w:rPr>
          <w:rFonts w:ascii="inherit" w:hAnsi="inherit" w:cs="Helvetica"/>
          <w:color w:val="333333"/>
          <w:sz w:val="45"/>
          <w:szCs w:val="45"/>
        </w:rPr>
      </w:pPr>
      <w:r>
        <w:rPr>
          <w:rFonts w:cs="Helvetica"/>
          <w:color w:val="333333"/>
        </w:rPr>
        <w:t>Increased Mental Stress</w:t>
      </w:r>
    </w:p>
    <w:p w14:paraId="10445C39"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How many days in the past month have you experienced heightened anxiety, stress, depression and/or problems with emotions? (n=112, 91% of 123 reporting).</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1E893E62" wp14:editId="122B004F">
            <wp:extent cx="6244542" cy="4163058"/>
            <wp:effectExtent l="0" t="0" r="444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74">
                      <a:extLst>
                        <a:ext uri="{28A0092B-C50C-407E-A947-70E740481C1C}">
                          <a14:useLocalDpi xmlns:a14="http://schemas.microsoft.com/office/drawing/2010/main" val="0"/>
                        </a:ext>
                      </a:extLst>
                    </a:blip>
                    <a:srcRect/>
                    <a:stretch>
                      <a:fillRect/>
                    </a:stretch>
                  </pic:blipFill>
                  <pic:spPr bwMode="auto">
                    <a:xfrm>
                      <a:off x="0" y="0"/>
                      <a:ext cx="6247790" cy="4165223"/>
                    </a:xfrm>
                    <a:prstGeom prst="rect">
                      <a:avLst/>
                    </a:prstGeom>
                    <a:noFill/>
                    <a:ln>
                      <a:noFill/>
                    </a:ln>
                  </pic:spPr>
                </pic:pic>
              </a:graphicData>
            </a:graphic>
          </wp:inline>
        </w:drawing>
      </w:r>
      <w:r>
        <w:rPr>
          <w:rFonts w:ascii="Helvetica" w:hAnsi="Helvetica" w:cs="Helvetica"/>
          <w:color w:val="333333"/>
          <w:sz w:val="21"/>
          <w:szCs w:val="21"/>
        </w:rPr>
        <w:t>Figure 11.1: Increased Mental Stress Distribution</w:t>
      </w:r>
    </w:p>
    <w:p w14:paraId="2992A337"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 xml:space="preserve">Over the past month, the participants of the survey claimed to have experienced increased mental stress for </w:t>
      </w:r>
      <w:commentRangeStart w:id="358"/>
      <w:r w:rsidRPr="004A703D">
        <w:rPr>
          <w:rFonts w:ascii="Helvetica" w:hAnsi="Helvetica" w:cs="Helvetica"/>
          <w:strike/>
          <w:color w:val="333333"/>
          <w:sz w:val="21"/>
          <w:szCs w:val="21"/>
        </w:rPr>
        <w:t>any</w:t>
      </w:r>
      <w:commentRangeEnd w:id="358"/>
      <w:r w:rsidR="004A703D">
        <w:rPr>
          <w:rStyle w:val="CommentReference"/>
          <w:rFonts w:asciiTheme="minorHAnsi" w:eastAsiaTheme="minorHAnsi" w:hAnsiTheme="minorHAnsi" w:cstheme="minorBidi"/>
        </w:rPr>
        <w:commentReference w:id="358"/>
      </w:r>
      <w:r>
        <w:rPr>
          <w:rFonts w:ascii="Helvetica" w:hAnsi="Helvetica" w:cs="Helvetica"/>
          <w:color w:val="333333"/>
          <w:sz w:val="21"/>
          <w:szCs w:val="21"/>
        </w:rPr>
        <w:t xml:space="preserve"> average (denoted by the dotted line) of 9.4 days, with a median value of 5.5 days.</w:t>
      </w:r>
      <w:commentRangeStart w:id="359"/>
      <w:r>
        <w:rPr>
          <w:rFonts w:ascii="Helvetica" w:hAnsi="Helvetica" w:cs="Helvetica"/>
          <w:color w:val="333333"/>
          <w:sz w:val="21"/>
          <w:szCs w:val="21"/>
        </w:rPr>
        <w:t xml:space="preserve"> A large amount, and the most selected answer, claim to have experienced increased mental stress every day over the last month (11 people).</w:t>
      </w:r>
      <w:commentRangeEnd w:id="359"/>
      <w:r w:rsidR="004A703D">
        <w:rPr>
          <w:rStyle w:val="CommentReference"/>
          <w:rFonts w:asciiTheme="minorHAnsi" w:eastAsiaTheme="minorHAnsi" w:hAnsiTheme="minorHAnsi" w:cstheme="minorBidi"/>
        </w:rPr>
        <w:commentReference w:id="359"/>
      </w:r>
    </w:p>
    <w:p w14:paraId="798C4AC5" w14:textId="77777777" w:rsidR="007F6ADD" w:rsidRDefault="007F6ADD" w:rsidP="007F6ADD">
      <w:pPr>
        <w:pStyle w:val="NormalWeb"/>
        <w:rPr>
          <w:rFonts w:ascii="Helvetica" w:hAnsi="Helvetica" w:cs="Helvetica"/>
          <w:color w:val="333333"/>
          <w:sz w:val="21"/>
          <w:szCs w:val="21"/>
        </w:rPr>
      </w:pPr>
    </w:p>
    <w:p w14:paraId="161D66F3" w14:textId="77777777" w:rsidR="007F6ADD" w:rsidRDefault="007F6ADD" w:rsidP="007F6ADD">
      <w:pPr>
        <w:pStyle w:val="Heading2"/>
        <w:rPr>
          <w:rFonts w:ascii="inherit" w:hAnsi="inherit" w:cs="Helvetica"/>
          <w:color w:val="333333"/>
          <w:sz w:val="45"/>
          <w:szCs w:val="45"/>
        </w:rPr>
      </w:pPr>
      <w:r>
        <w:rPr>
          <w:rFonts w:cs="Helvetica"/>
          <w:color w:val="333333"/>
        </w:rPr>
        <w:t>Mental Health Services</w:t>
      </w:r>
    </w:p>
    <w:p w14:paraId="010323AA"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Have you received or tried to receive mental health services over the past 12 months? (n=112, 91% of 123 reporting).</w:t>
      </w:r>
    </w:p>
    <w:p w14:paraId="707BEAC0" w14:textId="77777777" w:rsidR="007F6ADD" w:rsidRDefault="007F6ADD" w:rsidP="007F6ADD">
      <w:pPr>
        <w:pStyle w:val="NormalWeb"/>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6B78DD9" wp14:editId="1AC98BAF">
            <wp:extent cx="3657600" cy="36576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75">
                      <a:extLst>
                        <a:ext uri="{28A0092B-C50C-407E-A947-70E740481C1C}">
                          <a14:useLocalDpi xmlns:a14="http://schemas.microsoft.com/office/drawing/2010/main" val="0"/>
                        </a:ext>
                      </a:extLst>
                    </a:blip>
                    <a:srcRect/>
                    <a:stretch>
                      <a:fillRect/>
                    </a:stretch>
                  </pic:blipFill>
                  <pic:spPr bwMode="auto">
                    <a:xfrm>
                      <a:off x="0" y="0"/>
                      <a:ext cx="3657600" cy="3657627"/>
                    </a:xfrm>
                    <a:prstGeom prst="rect">
                      <a:avLst/>
                    </a:prstGeom>
                    <a:noFill/>
                    <a:ln>
                      <a:noFill/>
                    </a:ln>
                  </pic:spPr>
                </pic:pic>
              </a:graphicData>
            </a:graphic>
          </wp:inline>
        </w:drawing>
      </w:r>
    </w:p>
    <w:p w14:paraId="5CE9B838"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br/>
        <w:t xml:space="preserve">Figure 11.2: Sought Out Mental Health Services </w:t>
      </w:r>
    </w:p>
    <w:p w14:paraId="0D4D1417" w14:textId="77777777" w:rsidR="007F6ADD" w:rsidRDefault="007F6ADD" w:rsidP="007F6ADD">
      <w:pPr>
        <w:pStyle w:val="NormalWeb"/>
        <w:rPr>
          <w:rFonts w:ascii="Helvetica" w:hAnsi="Helvetica" w:cs="Helvetica"/>
          <w:color w:val="333333"/>
          <w:sz w:val="21"/>
          <w:szCs w:val="21"/>
        </w:rPr>
      </w:pPr>
      <w:r>
        <w:rPr>
          <w:rFonts w:ascii="Helvetica" w:hAnsi="Helvetica" w:cs="Helvetica"/>
          <w:color w:val="333333"/>
          <w:sz w:val="21"/>
          <w:szCs w:val="21"/>
        </w:rPr>
        <w:t xml:space="preserve">Over the past year, </w:t>
      </w:r>
      <w:commentRangeStart w:id="360"/>
      <w:r>
        <w:rPr>
          <w:rFonts w:ascii="Helvetica" w:hAnsi="Helvetica" w:cs="Helvetica"/>
          <w:color w:val="333333"/>
          <w:sz w:val="21"/>
          <w:szCs w:val="21"/>
        </w:rPr>
        <w:t>the majority of</w:t>
      </w:r>
      <w:commentRangeEnd w:id="360"/>
      <w:r w:rsidR="00E3370D">
        <w:rPr>
          <w:rStyle w:val="CommentReference"/>
          <w:rFonts w:asciiTheme="minorHAnsi" w:eastAsiaTheme="minorHAnsi" w:hAnsiTheme="minorHAnsi" w:cstheme="minorBidi"/>
        </w:rPr>
        <w:commentReference w:id="360"/>
      </w:r>
      <w:r>
        <w:rPr>
          <w:rFonts w:ascii="Helvetica" w:hAnsi="Helvetica" w:cs="Helvetica"/>
          <w:color w:val="333333"/>
          <w:sz w:val="21"/>
          <w:szCs w:val="21"/>
        </w:rPr>
        <w:t xml:space="preserve"> students did not receive or try to receive mental health services </w:t>
      </w:r>
      <w:r w:rsidRPr="00E3370D">
        <w:rPr>
          <w:rFonts w:ascii="Helvetica" w:hAnsi="Helvetica" w:cs="Helvetica"/>
          <w:strike/>
          <w:color w:val="333333"/>
          <w:sz w:val="21"/>
          <w:szCs w:val="21"/>
        </w:rPr>
        <w:t>(87 people).</w:t>
      </w:r>
      <w:r>
        <w:rPr>
          <w:rFonts w:ascii="Helvetica" w:hAnsi="Helvetica" w:cs="Helvetica"/>
          <w:color w:val="333333"/>
          <w:sz w:val="21"/>
          <w:szCs w:val="21"/>
        </w:rPr>
        <w:t xml:space="preserve"> 25 people claim that they have received or try to receive mental health services.</w:t>
      </w:r>
    </w:p>
    <w:p w14:paraId="61085E5E" w14:textId="77777777" w:rsidR="007F6ADD" w:rsidRDefault="007F6ADD" w:rsidP="007F6ADD">
      <w:pPr>
        <w:pStyle w:val="NormalWeb"/>
        <w:rPr>
          <w:rFonts w:ascii="Helvetica" w:hAnsi="Helvetica" w:cs="Helvetica"/>
          <w:color w:val="333333"/>
          <w:sz w:val="21"/>
          <w:szCs w:val="21"/>
        </w:rPr>
      </w:pPr>
    </w:p>
    <w:p w14:paraId="191915D7" w14:textId="77777777" w:rsidR="007F6ADD" w:rsidRDefault="007F6ADD" w:rsidP="007F6ADD">
      <w:pPr>
        <w:pStyle w:val="Heading2"/>
        <w:rPr>
          <w:rFonts w:ascii="inherit" w:hAnsi="inherit" w:cs="Helvetica"/>
          <w:color w:val="333333"/>
          <w:sz w:val="45"/>
          <w:szCs w:val="45"/>
        </w:rPr>
      </w:pPr>
      <w:r>
        <w:rPr>
          <w:rFonts w:cs="Helvetica"/>
          <w:color w:val="333333"/>
        </w:rPr>
        <w:t>Mental Health Feelings</w:t>
      </w:r>
    </w:p>
    <w:p w14:paraId="72679CD7" w14:textId="77777777" w:rsidR="007F6ADD" w:rsidRDefault="007F6ADD" w:rsidP="007F6ADD">
      <w:pPr>
        <w:pStyle w:val="NormalWeb"/>
        <w:rPr>
          <w:rFonts w:ascii="Helvetica" w:eastAsiaTheme="minorEastAsia" w:hAnsi="Helvetica" w:cs="Helvetica"/>
          <w:color w:val="333333"/>
          <w:sz w:val="21"/>
          <w:szCs w:val="21"/>
        </w:rPr>
      </w:pPr>
      <w:r>
        <w:rPr>
          <w:rStyle w:val="Strong"/>
          <w:rFonts w:ascii="Helvetica" w:hAnsi="Helvetica" w:cs="Helvetica"/>
          <w:color w:val="333333"/>
          <w:sz w:val="21"/>
          <w:szCs w:val="21"/>
        </w:rPr>
        <w:t>In the last month how often have you felt:</w:t>
      </w:r>
      <w:r>
        <w:rPr>
          <w:rFonts w:ascii="Helvetica" w:hAnsi="Helvetica" w:cs="Helvetica"/>
          <w:color w:val="333333"/>
          <w:sz w:val="21"/>
          <w:szCs w:val="21"/>
        </w:rPr>
        <w:t xml:space="preserve"> </w:t>
      </w:r>
      <w:r>
        <w:rPr>
          <w:rFonts w:ascii="Helvetica" w:hAnsi="Helvetica" w:cs="Helvetica"/>
          <w:noProof/>
          <w:color w:val="333333"/>
          <w:sz w:val="21"/>
          <w:szCs w:val="21"/>
        </w:rPr>
        <w:drawing>
          <wp:inline distT="0" distB="0" distL="0" distR="0" wp14:anchorId="410087D9" wp14:editId="4C68706A">
            <wp:extent cx="5995642" cy="2997843"/>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76">
                      <a:extLst>
                        <a:ext uri="{28A0092B-C50C-407E-A947-70E740481C1C}">
                          <a14:useLocalDpi xmlns:a14="http://schemas.microsoft.com/office/drawing/2010/main" val="0"/>
                        </a:ext>
                      </a:extLst>
                    </a:blip>
                    <a:srcRect/>
                    <a:stretch>
                      <a:fillRect/>
                    </a:stretch>
                  </pic:blipFill>
                  <pic:spPr bwMode="auto">
                    <a:xfrm>
                      <a:off x="0" y="0"/>
                      <a:ext cx="6013043" cy="3006543"/>
                    </a:xfrm>
                    <a:prstGeom prst="rect">
                      <a:avLst/>
                    </a:prstGeom>
                    <a:noFill/>
                    <a:ln>
                      <a:noFill/>
                    </a:ln>
                  </pic:spPr>
                </pic:pic>
              </a:graphicData>
            </a:graphic>
          </wp:inline>
        </w:drawing>
      </w:r>
      <w:r>
        <w:rPr>
          <w:rFonts w:ascii="Helvetica" w:hAnsi="Helvetica" w:cs="Helvetica"/>
          <w:color w:val="333333"/>
          <w:sz w:val="21"/>
          <w:szCs w:val="21"/>
        </w:rPr>
        <w:t>Figure 11.3: Feelings Around Mental Health</w:t>
      </w:r>
    </w:p>
    <w:p w14:paraId="0BF8C5BE" w14:textId="77777777" w:rsidR="007F6ADD" w:rsidRDefault="00534F96" w:rsidP="007F6ADD">
      <w:pPr>
        <w:spacing w:before="300" w:after="300"/>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41B9C6B7">
          <v:rect id="_x0000_i1030" style="width:0;height:0" o:hralign="center" o:hrstd="t" o:hr="t" fillcolor="#a0a0a0" stroked="f"/>
        </w:pict>
      </w:r>
    </w:p>
    <w:p w14:paraId="61C6B136" w14:textId="77777777" w:rsidR="007F6ADD" w:rsidRDefault="007F6ADD" w:rsidP="007F6ADD">
      <w:pPr>
        <w:rPr>
          <w:rFonts w:ascii="Helvetica" w:eastAsia="Times New Roman" w:hAnsi="Helvetica" w:cs="Helvetica"/>
          <w:color w:val="333333"/>
          <w:sz w:val="21"/>
          <w:szCs w:val="21"/>
        </w:rPr>
      </w:pPr>
      <w:r>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14:anchorId="5DAD7184" wp14:editId="61E8BB14">
            <wp:extent cx="6037945" cy="1876795"/>
            <wp:effectExtent l="0" t="0" r="127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6094890" cy="1894495"/>
                    </a:xfrm>
                    <a:prstGeom prst="rect">
                      <a:avLst/>
                    </a:prstGeom>
                    <a:noFill/>
                    <a:ln>
                      <a:noFill/>
                    </a:ln>
                  </pic:spPr>
                </pic:pic>
              </a:graphicData>
            </a:graphic>
          </wp:inline>
        </w:drawing>
      </w:r>
    </w:p>
    <w:p w14:paraId="2133225B" w14:textId="77777777" w:rsidR="007F6ADD" w:rsidRDefault="007F6ADD" w:rsidP="00180623">
      <w:pPr>
        <w:rPr>
          <w:sz w:val="24"/>
          <w:szCs w:val="24"/>
        </w:rPr>
      </w:pPr>
    </w:p>
    <w:sectPr w:rsidR="007F6A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onnor Franklin" w:date="2022-05-03T15:18:00Z" w:initials="CF">
    <w:p w14:paraId="2BECBA4E" w14:textId="77777777" w:rsidR="00F1733B" w:rsidRDefault="00F1733B" w:rsidP="00BF6BD8">
      <w:pPr>
        <w:pStyle w:val="CommentText"/>
      </w:pPr>
      <w:r>
        <w:rPr>
          <w:rStyle w:val="CommentReference"/>
        </w:rPr>
        <w:annotationRef/>
      </w:r>
      <w:r>
        <w:t>I am unclear if the "based on certain criteria" is needed?</w:t>
      </w:r>
    </w:p>
  </w:comment>
  <w:comment w:id="6" w:author="Kaytlin Conley" w:date="2022-06-02T14:18:00Z" w:initials="KC">
    <w:p w14:paraId="7F8E94A0" w14:textId="0D9AFD3C" w:rsidR="0074514E" w:rsidRDefault="0074514E">
      <w:pPr>
        <w:pStyle w:val="CommentText"/>
      </w:pPr>
      <w:r>
        <w:rPr>
          <w:rStyle w:val="CommentReference"/>
        </w:rPr>
        <w:annotationRef/>
      </w:r>
      <w:r>
        <w:t>removed</w:t>
      </w:r>
    </w:p>
  </w:comment>
  <w:comment w:id="7" w:author="Connor Franklin" w:date="2022-05-03T15:19:00Z" w:initials="CF">
    <w:p w14:paraId="001F3088" w14:textId="77777777" w:rsidR="00F1733B" w:rsidRDefault="00F1733B" w:rsidP="00031FEC">
      <w:pPr>
        <w:pStyle w:val="CommentText"/>
      </w:pPr>
      <w:r>
        <w:rPr>
          <w:rStyle w:val="CommentReference"/>
        </w:rPr>
        <w:annotationRef/>
      </w:r>
      <w:r>
        <w:t>I think this should be bolded to match the formatting on the rest of this page.</w:t>
      </w:r>
    </w:p>
  </w:comment>
  <w:comment w:id="8" w:author="Kaytlin Conley" w:date="2022-06-02T14:18:00Z" w:initials="KC">
    <w:p w14:paraId="0DF1AA29" w14:textId="0EFF2593" w:rsidR="0074514E" w:rsidRDefault="0074514E">
      <w:pPr>
        <w:pStyle w:val="CommentText"/>
      </w:pPr>
      <w:r>
        <w:rPr>
          <w:rStyle w:val="CommentReference"/>
        </w:rPr>
        <w:annotationRef/>
      </w:r>
      <w:r>
        <w:t>bolded</w:t>
      </w:r>
    </w:p>
  </w:comment>
  <w:comment w:id="9" w:author="Connor Franklin" w:date="2022-05-03T15:20:00Z" w:initials="CF">
    <w:p w14:paraId="4AD7738B" w14:textId="77777777" w:rsidR="00F1733B" w:rsidRDefault="00F1733B" w:rsidP="00E70F00">
      <w:pPr>
        <w:pStyle w:val="CommentText"/>
      </w:pPr>
      <w:r>
        <w:rPr>
          <w:rStyle w:val="CommentReference"/>
        </w:rPr>
        <w:annotationRef/>
      </w:r>
      <w:r>
        <w:t>Specify how many?</w:t>
      </w:r>
    </w:p>
  </w:comment>
  <w:comment w:id="10" w:author="Kaytlin Conley" w:date="2022-06-02T14:17:00Z" w:initials="KC">
    <w:p w14:paraId="10525F0F" w14:textId="3437C8AB" w:rsidR="00E90026" w:rsidRDefault="00E90026">
      <w:pPr>
        <w:pStyle w:val="CommentText"/>
      </w:pPr>
      <w:r>
        <w:rPr>
          <w:rStyle w:val="CommentReference"/>
        </w:rPr>
        <w:annotationRef/>
      </w:r>
      <w:r>
        <w:t>4</w:t>
      </w:r>
      <w:r w:rsidR="00A27ED3">
        <w:t>,  added code to create reflection in graph and in text.</w:t>
      </w:r>
    </w:p>
  </w:comment>
  <w:comment w:id="11" w:author="Connor Franklin" w:date="2022-05-03T15:21:00Z" w:initials="CF">
    <w:p w14:paraId="2E3EE323" w14:textId="77777777" w:rsidR="00F1733B" w:rsidRDefault="00F1733B" w:rsidP="002A5665">
      <w:pPr>
        <w:pStyle w:val="CommentText"/>
      </w:pPr>
      <w:r>
        <w:rPr>
          <w:rStyle w:val="CommentReference"/>
        </w:rPr>
        <w:annotationRef/>
      </w:r>
      <w:r>
        <w:t>Might want a phrasing revision here unless this is a direct quote of the survey question?</w:t>
      </w:r>
    </w:p>
  </w:comment>
  <w:comment w:id="12" w:author="Kaytlin Conley" w:date="2022-06-02T14:17:00Z" w:initials="KC">
    <w:p w14:paraId="52A5823D" w14:textId="40D1E8F0" w:rsidR="0074514E" w:rsidRPr="0074514E" w:rsidRDefault="0074514E" w:rsidP="0074514E">
      <w:pPr>
        <w:pStyle w:val="paragraph"/>
        <w:spacing w:before="0" w:beforeAutospacing="0" w:after="0" w:afterAutospacing="0"/>
        <w:textAlignment w:val="baseline"/>
        <w:rPr>
          <w:highlight w:val="yellow"/>
        </w:rPr>
      </w:pPr>
      <w:r>
        <w:rPr>
          <w:rStyle w:val="CommentReference"/>
        </w:rPr>
        <w:annotationRef/>
      </w:r>
      <w:r>
        <w:t>Direct quote from survey “</w:t>
      </w:r>
      <w:r w:rsidRPr="6936FD29">
        <w:rPr>
          <w:rStyle w:val="normaltextrun"/>
        </w:rPr>
        <w:t>Please answer both questions about Hispanic Origin and</w:t>
      </w:r>
      <w:r>
        <w:rPr>
          <w:rStyle w:val="normaltextrun"/>
        </w:rPr>
        <w:t xml:space="preserve"> </w:t>
      </w:r>
      <w:r w:rsidRPr="6936FD29">
        <w:rPr>
          <w:rStyle w:val="normaltextrun"/>
        </w:rPr>
        <w:t xml:space="preserve">race. In the US Census, Hispanic Origins are not </w:t>
      </w:r>
      <w:r w:rsidRPr="6936FD29">
        <w:rPr>
          <w:rStyle w:val="contextualspellingandgrammarerror"/>
        </w:rPr>
        <w:t>races.</w:t>
      </w:r>
      <w:r>
        <w:rPr>
          <w:rStyle w:val="contextualspellingandgrammarerror"/>
        </w:rPr>
        <w:t>”</w:t>
      </w:r>
    </w:p>
  </w:comment>
  <w:comment w:id="13" w:author="Kaytlin Conley" w:date="2022-06-02T14:18:00Z" w:initials="KC">
    <w:p w14:paraId="4FE226D0" w14:textId="31F7DB6C" w:rsidR="0074514E" w:rsidRDefault="0074514E">
      <w:pPr>
        <w:pStyle w:val="CommentText"/>
      </w:pPr>
      <w:r>
        <w:rPr>
          <w:rStyle w:val="CommentReference"/>
        </w:rPr>
        <w:annotationRef/>
      </w:r>
    </w:p>
  </w:comment>
  <w:comment w:id="16" w:author="Connor Franklin" w:date="2022-05-03T15:21:00Z" w:initials="CF">
    <w:p w14:paraId="41C4E15F" w14:textId="77777777" w:rsidR="00F1733B" w:rsidRDefault="00F1733B" w:rsidP="00F04D0A">
      <w:pPr>
        <w:pStyle w:val="CommentText"/>
      </w:pPr>
      <w:r>
        <w:rPr>
          <w:rStyle w:val="CommentReference"/>
        </w:rPr>
        <w:annotationRef/>
      </w:r>
      <w:r>
        <w:t>Who is we?</w:t>
      </w:r>
    </w:p>
  </w:comment>
  <w:comment w:id="22" w:author="Connor Franklin" w:date="2022-05-03T15:29:00Z" w:initials="CF">
    <w:p w14:paraId="7DE42C18" w14:textId="77777777" w:rsidR="00635DE4" w:rsidRDefault="00635DE4" w:rsidP="00431646">
      <w:pPr>
        <w:pStyle w:val="CommentText"/>
      </w:pPr>
      <w:r>
        <w:rPr>
          <w:rStyle w:val="CommentReference"/>
        </w:rPr>
        <w:annotationRef/>
      </w:r>
      <w:r>
        <w:t>I am wondering if a bar graph is the ideal option to show this data, as you cannot differentiate on the bars between ages (i.e. the third bar from the left… does that correspond to age 4? 5? 6? Maybe a scatter plot with the histogram above would be more clear?</w:t>
      </w:r>
    </w:p>
  </w:comment>
  <w:comment w:id="23" w:author="Kaytlin Conley" w:date="2022-06-02T14:33:00Z" w:initials="KC">
    <w:p w14:paraId="51F2F765" w14:textId="6DE95D4B" w:rsidR="00DA40DA" w:rsidRDefault="00DA40DA">
      <w:pPr>
        <w:pStyle w:val="CommentText"/>
      </w:pPr>
      <w:r>
        <w:rPr>
          <w:rStyle w:val="CommentReference"/>
        </w:rPr>
        <w:annotationRef/>
      </w:r>
      <w:r>
        <w:t>Checked with Robin, OK’d current graph.</w:t>
      </w:r>
    </w:p>
  </w:comment>
  <w:comment w:id="24" w:author="Kaytlin Conley" w:date="2022-06-02T14:35:00Z" w:initials="KC">
    <w:p w14:paraId="35971FF9" w14:textId="370D5531" w:rsidR="00DA40DA" w:rsidRPr="00DA40DA" w:rsidRDefault="00DA40DA">
      <w:pPr>
        <w:pStyle w:val="CommentText"/>
        <w:rPr>
          <w:sz w:val="16"/>
          <w:szCs w:val="16"/>
        </w:rPr>
      </w:pPr>
      <w:r>
        <w:rPr>
          <w:rStyle w:val="CommentReference"/>
        </w:rPr>
        <w:annotationRef/>
      </w:r>
      <w:r>
        <w:rPr>
          <w:rStyle w:val="CommentReference"/>
        </w:rPr>
        <w:t xml:space="preserve">Changed parents to “participants” </w:t>
      </w:r>
    </w:p>
  </w:comment>
  <w:comment w:id="25" w:author="Kaytlin Conley" w:date="2022-06-02T14:36:00Z" w:initials="KC">
    <w:p w14:paraId="1589FC3D" w14:textId="5ECDB9FF" w:rsidR="00DA40DA" w:rsidRDefault="00DA40DA">
      <w:pPr>
        <w:pStyle w:val="CommentText"/>
      </w:pPr>
      <w:r>
        <w:rPr>
          <w:rStyle w:val="CommentReference"/>
        </w:rPr>
        <w:annotationRef/>
      </w:r>
      <w:r>
        <w:t>Changed parents to participants because it doesn’t makes sense that a parent would have a child that is 30+, probably a child taking care of a parent.</w:t>
      </w:r>
    </w:p>
  </w:comment>
  <w:comment w:id="26" w:author="Connor Franklin" w:date="2022-05-03T15:30:00Z" w:initials="CF">
    <w:p w14:paraId="327853F4" w14:textId="77777777" w:rsidR="00635DE4" w:rsidRDefault="00635DE4" w:rsidP="003353CE">
      <w:pPr>
        <w:pStyle w:val="CommentText"/>
      </w:pPr>
      <w:r>
        <w:rPr>
          <w:rStyle w:val="CommentReference"/>
        </w:rPr>
        <w:annotationRef/>
      </w:r>
      <w:r>
        <w:t>Formatting of the X-Axis of this graph is odd/floating above the descriptions</w:t>
      </w:r>
    </w:p>
  </w:comment>
  <w:comment w:id="27" w:author="Kaytlin Conley" w:date="2022-06-22T09:14:00Z" w:initials="KC">
    <w:p w14:paraId="0ED9AC05" w14:textId="14615D97" w:rsidR="00DF0032" w:rsidRDefault="00DF0032">
      <w:pPr>
        <w:pStyle w:val="CommentText"/>
      </w:pPr>
      <w:r>
        <w:rPr>
          <w:rStyle w:val="CommentReference"/>
        </w:rPr>
        <w:annotationRef/>
      </w:r>
      <w:r>
        <w:t>OK’d by Robin</w:t>
      </w:r>
    </w:p>
  </w:comment>
  <w:comment w:id="30" w:author="Connor Franklin" w:date="2022-05-03T15:34:00Z" w:initials="CF">
    <w:p w14:paraId="408F363C" w14:textId="77777777" w:rsidR="0088541D" w:rsidRDefault="0088541D" w:rsidP="00EF7238">
      <w:pPr>
        <w:pStyle w:val="CommentText"/>
      </w:pPr>
      <w:r>
        <w:rPr>
          <w:rStyle w:val="CommentReference"/>
        </w:rPr>
        <w:annotationRef/>
      </w:r>
      <w:r>
        <w:t>Added possessive  '</w:t>
      </w:r>
    </w:p>
  </w:comment>
  <w:comment w:id="32" w:author="Connor Franklin" w:date="2022-05-03T15:32:00Z" w:initials="CF">
    <w:p w14:paraId="2296F283" w14:textId="51206AB2" w:rsidR="0088541D" w:rsidRDefault="0088541D" w:rsidP="00751378">
      <w:pPr>
        <w:pStyle w:val="CommentText"/>
      </w:pPr>
      <w:r>
        <w:rPr>
          <w:rStyle w:val="CommentReference"/>
        </w:rPr>
        <w:annotationRef/>
      </w:r>
      <w:r>
        <w:t>Provide more specific figure?</w:t>
      </w:r>
    </w:p>
  </w:comment>
  <w:comment w:id="33" w:author="Kaytlin Conley" w:date="2022-06-02T15:12:00Z" w:initials="KC">
    <w:p w14:paraId="55DDE1CC" w14:textId="76C58BA1" w:rsidR="00291038" w:rsidRDefault="00291038">
      <w:pPr>
        <w:pStyle w:val="CommentText"/>
      </w:pPr>
      <w:r>
        <w:rPr>
          <w:rStyle w:val="CommentReference"/>
        </w:rPr>
        <w:annotationRef/>
      </w:r>
      <w:r>
        <w:t>11</w:t>
      </w:r>
    </w:p>
  </w:comment>
  <w:comment w:id="34" w:author="Kaytlin Conley" w:date="2022-06-22T09:17:00Z" w:initials="KC">
    <w:p w14:paraId="7650353B" w14:textId="731D71CF" w:rsidR="00DF0032" w:rsidRDefault="00DF0032">
      <w:pPr>
        <w:pStyle w:val="CommentText"/>
      </w:pPr>
      <w:r>
        <w:rPr>
          <w:rStyle w:val="CommentReference"/>
        </w:rPr>
        <w:annotationRef/>
      </w:r>
      <w:r>
        <w:t>Kept as only a minority in website.</w:t>
      </w:r>
    </w:p>
  </w:comment>
  <w:comment w:id="54" w:author="Kaytlin Conley" w:date="2022-06-22T09:34:00Z" w:initials="KC">
    <w:p w14:paraId="79A58258" w14:textId="11D01A52" w:rsidR="005E20C6" w:rsidRDefault="005E20C6">
      <w:pPr>
        <w:pStyle w:val="CommentText"/>
      </w:pPr>
      <w:r>
        <w:rPr>
          <w:rStyle w:val="CommentReference"/>
        </w:rPr>
        <w:annotationRef/>
      </w:r>
      <w:r>
        <w:t>Remove, campus specific website</w:t>
      </w:r>
    </w:p>
  </w:comment>
  <w:comment w:id="57" w:author="Connor Franklin" w:date="2022-05-05T14:17:00Z" w:initials="CF">
    <w:p w14:paraId="4C14D574" w14:textId="77777777" w:rsidR="00000025" w:rsidRDefault="00000025" w:rsidP="000241DA">
      <w:pPr>
        <w:pStyle w:val="CommentText"/>
      </w:pPr>
      <w:r>
        <w:rPr>
          <w:rStyle w:val="CommentReference"/>
        </w:rPr>
        <w:annotationRef/>
      </w:r>
      <w:r>
        <w:t xml:space="preserve">Was the survey exclusively for juniors and seniors? If so, I would make that more clear. </w:t>
      </w:r>
    </w:p>
  </w:comment>
  <w:comment w:id="58" w:author="Kaytlin Conley" w:date="2022-06-22T09:21:00Z" w:initials="KC">
    <w:p w14:paraId="01D17220" w14:textId="69A4DB2F" w:rsidR="0019291D" w:rsidRDefault="0019291D">
      <w:pPr>
        <w:pStyle w:val="CommentText"/>
      </w:pPr>
      <w:r>
        <w:rPr>
          <w:rStyle w:val="CommentReference"/>
        </w:rPr>
        <w:annotationRef/>
      </w:r>
      <w:r w:rsidRPr="0019291D">
        <w:t>The survey was distributed to all junior and senior undergraduate students who met the EOP eligibility requirement. Out of the 119 respondents, 76 (63.9%) reported being seniors</w:t>
      </w:r>
    </w:p>
  </w:comment>
  <w:comment w:id="64" w:author="Kaytlin Conley" w:date="2022-06-22T09:25:00Z" w:initials="KC">
    <w:p w14:paraId="4C187881" w14:textId="26B519DB" w:rsidR="002B26E1" w:rsidRDefault="002B26E1">
      <w:pPr>
        <w:pStyle w:val="CommentText"/>
      </w:pPr>
      <w:r>
        <w:rPr>
          <w:rStyle w:val="CommentReference"/>
        </w:rPr>
        <w:annotationRef/>
      </w:r>
      <w:r w:rsidRPr="002B26E1">
        <w:t xml:space="preserve">There were </w:t>
      </w:r>
      <w:r>
        <w:t xml:space="preserve">34 </w:t>
      </w:r>
      <w:r w:rsidRPr="002B26E1">
        <w:t xml:space="preserve">students who were  </w:t>
      </w:r>
      <w:r w:rsidRPr="002B26E1">
        <w:rPr>
          <w:rFonts w:cstheme="minorHAnsi"/>
          <w:sz w:val="22"/>
          <w:szCs w:val="22"/>
        </w:rPr>
        <w:t>Science, Technology, Engineering and Math (STEM) majors</w:t>
      </w:r>
      <w:r w:rsidRPr="002B26E1">
        <w:rPr>
          <w:rStyle w:val="CommentReference"/>
          <w:rFonts w:cstheme="minorHAnsi"/>
          <w:sz w:val="22"/>
          <w:szCs w:val="22"/>
        </w:rPr>
        <w:annotationRef/>
      </w:r>
      <w:r w:rsidRPr="002B26E1">
        <w:rPr>
          <w:rFonts w:ascii="Helvetica" w:hAnsi="Helvetica" w:cs="Helvetica"/>
          <w:sz w:val="21"/>
          <w:szCs w:val="21"/>
        </w:rPr>
        <w:t xml:space="preserve"> </w:t>
      </w:r>
      <w:proofErr w:type="spellStart"/>
      <w:r w:rsidRPr="002B26E1">
        <w:t>majors</w:t>
      </w:r>
      <w:proofErr w:type="spellEnd"/>
    </w:p>
  </w:comment>
  <w:comment w:id="66" w:author="Kaytlin Conley" w:date="2022-06-22T09:28:00Z" w:initials="KC">
    <w:p w14:paraId="4C642A8F" w14:textId="7EFF385F" w:rsidR="002B26E1" w:rsidRDefault="002B26E1">
      <w:pPr>
        <w:pStyle w:val="CommentText"/>
      </w:pPr>
      <w:r>
        <w:rPr>
          <w:rStyle w:val="CommentReference"/>
        </w:rPr>
        <w:annotationRef/>
      </w:r>
      <w:r>
        <w:t>There were</w:t>
      </w:r>
    </w:p>
  </w:comment>
  <w:comment w:id="69" w:author="Kaytlin Conley" w:date="2022-06-22T09:28:00Z" w:initials="KC">
    <w:p w14:paraId="20229AEF" w14:textId="789C2F53" w:rsidR="002B26E1" w:rsidRDefault="002B26E1">
      <w:pPr>
        <w:pStyle w:val="CommentText"/>
      </w:pPr>
      <w:r>
        <w:rPr>
          <w:rStyle w:val="CommentReference"/>
        </w:rPr>
        <w:annotationRef/>
      </w:r>
      <w:r>
        <w:t xml:space="preserve">respondents who </w:t>
      </w:r>
    </w:p>
  </w:comment>
  <w:comment w:id="75" w:author="Kaytlin Conley" w:date="2022-06-22T09:30:00Z" w:initials="KC">
    <w:p w14:paraId="7A670526" w14:textId="1B3DFFDD" w:rsidR="005E20C6" w:rsidRDefault="005E20C6">
      <w:pPr>
        <w:pStyle w:val="CommentText"/>
      </w:pPr>
      <w:r>
        <w:rPr>
          <w:rStyle w:val="CommentReference"/>
        </w:rPr>
        <w:annotationRef/>
      </w:r>
      <w:r>
        <w:t>to</w:t>
      </w:r>
    </w:p>
  </w:comment>
  <w:comment w:id="74" w:author="Connor Franklin" w:date="2022-05-05T14:25:00Z" w:initials="CF">
    <w:p w14:paraId="2DE90FF4" w14:textId="77777777" w:rsidR="0038763F" w:rsidRDefault="0038763F" w:rsidP="006C1AF5">
      <w:pPr>
        <w:pStyle w:val="CommentText"/>
      </w:pPr>
      <w:r>
        <w:rPr>
          <w:rStyle w:val="CommentReference"/>
        </w:rPr>
        <w:annotationRef/>
      </w:r>
      <w:r>
        <w:t>I am not clear on the meaning of this sentence.</w:t>
      </w:r>
    </w:p>
  </w:comment>
  <w:comment w:id="77" w:author="Connor Franklin" w:date="2022-05-05T14:40:00Z" w:initials="CF">
    <w:p w14:paraId="6E01C87F" w14:textId="77777777" w:rsidR="00A351EF" w:rsidRDefault="00A351EF" w:rsidP="003E594C">
      <w:pPr>
        <w:pStyle w:val="CommentText"/>
      </w:pPr>
      <w:r>
        <w:rPr>
          <w:rStyle w:val="CommentReference"/>
        </w:rPr>
        <w:annotationRef/>
      </w:r>
      <w:r>
        <w:t>Provide a %?</w:t>
      </w:r>
    </w:p>
  </w:comment>
  <w:comment w:id="78" w:author="Kaytlin Conley" w:date="2022-06-22T09:30:00Z" w:initials="KC">
    <w:p w14:paraId="348D7C1B" w14:textId="11120570" w:rsidR="005E20C6" w:rsidRDefault="005E20C6">
      <w:pPr>
        <w:pStyle w:val="CommentText"/>
      </w:pPr>
      <w:r>
        <w:rPr>
          <w:rStyle w:val="CommentReference"/>
        </w:rPr>
        <w:annotationRef/>
      </w:r>
      <w:r>
        <w:t>Gave a number 108 students,</w:t>
      </w:r>
    </w:p>
  </w:comment>
  <w:comment w:id="81" w:author="Connor Franklin" w:date="2022-05-05T14:40:00Z" w:initials="CF">
    <w:p w14:paraId="0438AD73" w14:textId="77777777" w:rsidR="00A351EF" w:rsidRDefault="00A351EF" w:rsidP="006147E6">
      <w:pPr>
        <w:pStyle w:val="CommentText"/>
      </w:pPr>
      <w:r>
        <w:rPr>
          <w:rStyle w:val="CommentReference"/>
        </w:rPr>
        <w:annotationRef/>
      </w:r>
      <w:r>
        <w:t>Not sure if I understand this sentence or if it is needed?</w:t>
      </w:r>
    </w:p>
  </w:comment>
  <w:comment w:id="82" w:author="Kaytlin Conley" w:date="2022-06-22T09:31:00Z" w:initials="KC">
    <w:p w14:paraId="7B675600" w14:textId="536ABA92" w:rsidR="005E20C6" w:rsidRDefault="005E20C6">
      <w:pPr>
        <w:pStyle w:val="CommentText"/>
      </w:pPr>
      <w:r>
        <w:rPr>
          <w:rStyle w:val="CommentReference"/>
        </w:rPr>
        <w:annotationRef/>
      </w:r>
      <w:r>
        <w:t>Removed</w:t>
      </w:r>
    </w:p>
  </w:comment>
  <w:comment w:id="83" w:author="Connor Franklin" w:date="2022-05-05T14:43:00Z" w:initials="CF">
    <w:p w14:paraId="706EA5CE" w14:textId="77777777" w:rsidR="00A351EF" w:rsidRDefault="00A351EF" w:rsidP="00063597">
      <w:pPr>
        <w:pStyle w:val="CommentText"/>
      </w:pPr>
      <w:r>
        <w:rPr>
          <w:rStyle w:val="CommentReference"/>
        </w:rPr>
        <w:annotationRef/>
      </w:r>
      <w:r>
        <w:t>Maybe I'm just confused, but I'm not sure why the n would be different than the question above it (n=111)?</w:t>
      </w:r>
    </w:p>
  </w:comment>
  <w:comment w:id="84" w:author="Kaytlin Conley" w:date="2022-06-22T09:32:00Z" w:initials="KC">
    <w:p w14:paraId="4CD3A71A" w14:textId="77777777" w:rsidR="005E20C6" w:rsidRDefault="005E20C6">
      <w:pPr>
        <w:pStyle w:val="CommentText"/>
      </w:pPr>
      <w:r>
        <w:rPr>
          <w:rStyle w:val="CommentReference"/>
        </w:rPr>
        <w:annotationRef/>
      </w:r>
      <w:r>
        <w:t>Added Supporting sentence to explain:</w:t>
      </w:r>
    </w:p>
    <w:p w14:paraId="40845499" w14:textId="1A819E60" w:rsidR="005E20C6" w:rsidRDefault="005E20C6">
      <w:pPr>
        <w:pStyle w:val="CommentText"/>
      </w:pPr>
      <w:r w:rsidRPr="005E20C6">
        <w:t>The n reported is the number of respondents who answered each question. Disagreement indicates that not all students answered both questions.</w:t>
      </w:r>
    </w:p>
  </w:comment>
  <w:comment w:id="85" w:author="Connor Franklin" w:date="2022-05-05T14:43:00Z" w:initials="CF">
    <w:p w14:paraId="3D7F1EB3" w14:textId="77777777" w:rsidR="00A351EF" w:rsidRDefault="00A351EF" w:rsidP="00BC13E4">
      <w:pPr>
        <w:pStyle w:val="CommentText"/>
      </w:pPr>
      <w:r>
        <w:rPr>
          <w:rStyle w:val="CommentReference"/>
        </w:rPr>
        <w:annotationRef/>
      </w:r>
      <w:r>
        <w:t>Remove period?</w:t>
      </w:r>
    </w:p>
  </w:comment>
  <w:comment w:id="94" w:author="Kaytlin Conley" w:date="2022-06-22T09:40:00Z" w:initials="KC">
    <w:p w14:paraId="579ED3EA" w14:textId="05330B55" w:rsidR="001B5130" w:rsidRDefault="001B5130">
      <w:pPr>
        <w:pStyle w:val="CommentText"/>
      </w:pPr>
      <w:r>
        <w:rPr>
          <w:rStyle w:val="CommentReference"/>
        </w:rPr>
        <w:annotationRef/>
      </w:r>
      <w:r>
        <w:t>to</w:t>
      </w:r>
    </w:p>
  </w:comment>
  <w:comment w:id="102" w:author="Connor Franklin" w:date="2022-05-09T14:17:00Z" w:initials="CF">
    <w:p w14:paraId="40418071" w14:textId="77777777" w:rsidR="000631C8" w:rsidRDefault="000631C8" w:rsidP="008C7274">
      <w:pPr>
        <w:pStyle w:val="CommentText"/>
      </w:pPr>
      <w:r>
        <w:rPr>
          <w:rStyle w:val="CommentReference"/>
        </w:rPr>
        <w:annotationRef/>
      </w:r>
      <w:r>
        <w:t>Clarify?</w:t>
      </w:r>
    </w:p>
  </w:comment>
  <w:comment w:id="113" w:author="Kaytlin Conley" w:date="2022-06-22T09:44:00Z" w:initials="KC">
    <w:p w14:paraId="12466D2F" w14:textId="023DFB57" w:rsidR="001B5130" w:rsidRDefault="001B5130">
      <w:pPr>
        <w:pStyle w:val="CommentText"/>
      </w:pPr>
      <w:r>
        <w:rPr>
          <w:rStyle w:val="CommentReference"/>
        </w:rPr>
        <w:annotationRef/>
      </w:r>
      <w:r>
        <w:t>There were</w:t>
      </w:r>
    </w:p>
  </w:comment>
  <w:comment w:id="114" w:author="Kaytlin Conley" w:date="2022-06-22T09:44:00Z" w:initials="KC">
    <w:p w14:paraId="1EDFE424" w14:textId="2BF8D559" w:rsidR="001B5130" w:rsidRDefault="001B5130">
      <w:pPr>
        <w:pStyle w:val="CommentText"/>
      </w:pPr>
      <w:r>
        <w:rPr>
          <w:rStyle w:val="CommentReference"/>
        </w:rPr>
        <w:annotationRef/>
      </w:r>
      <w:r>
        <w:t>That</w:t>
      </w:r>
    </w:p>
  </w:comment>
  <w:comment w:id="115" w:author="Kaytlin Conley" w:date="2022-06-22T09:48:00Z" w:initials="KC">
    <w:p w14:paraId="16510D87" w14:textId="3C493CE3" w:rsidR="00B0381E" w:rsidRDefault="00B0381E">
      <w:pPr>
        <w:pStyle w:val="CommentText"/>
      </w:pPr>
      <w:r>
        <w:rPr>
          <w:rStyle w:val="CommentReference"/>
        </w:rPr>
        <w:annotationRef/>
      </w:r>
      <w:r w:rsidRPr="00B0381E">
        <w:t xml:space="preserve">There </w:t>
      </w:r>
      <w:proofErr w:type="gramStart"/>
      <w:r w:rsidRPr="00B0381E">
        <w:t>was</w:t>
      </w:r>
      <w:proofErr w:type="gramEnd"/>
      <w:r w:rsidRPr="00B0381E">
        <w:t xml:space="preserve"> also </w:t>
      </w:r>
      <w:r>
        <w:t>21</w:t>
      </w:r>
      <w:r w:rsidRPr="00B0381E">
        <w:t xml:space="preserve"> students that claimed they</w:t>
      </w:r>
    </w:p>
  </w:comment>
  <w:comment w:id="120" w:author="Connor Franklin" w:date="2022-05-09T14:27:00Z" w:initials="CF">
    <w:p w14:paraId="2CC3EDB2" w14:textId="77777777" w:rsidR="005A2914" w:rsidRDefault="005A2914" w:rsidP="007F26F9">
      <w:pPr>
        <w:pStyle w:val="CommentText"/>
      </w:pPr>
      <w:r>
        <w:rPr>
          <w:rStyle w:val="CommentReference"/>
        </w:rPr>
        <w:annotationRef/>
      </w:r>
      <w:r>
        <w:t>Address why certain hour ranges are not shown in chart?</w:t>
      </w:r>
    </w:p>
  </w:comment>
  <w:comment w:id="121" w:author="Connor Franklin" w:date="2022-05-09T14:26:00Z" w:initials="CF">
    <w:p w14:paraId="4708BD12" w14:textId="73829E74" w:rsidR="007D03AD" w:rsidRDefault="007D03AD" w:rsidP="0083221D">
      <w:pPr>
        <w:pStyle w:val="CommentText"/>
      </w:pPr>
      <w:r>
        <w:rPr>
          <w:rStyle w:val="CommentReference"/>
        </w:rPr>
        <w:annotationRef/>
      </w:r>
      <w:r>
        <w:t>Specify</w:t>
      </w:r>
    </w:p>
  </w:comment>
  <w:comment w:id="144" w:author="Kaytlin Conley" w:date="2022-06-22T09:57:00Z" w:initials="KC">
    <w:p w14:paraId="5EB87FAB" w14:textId="3F4E284B" w:rsidR="002E3F8E" w:rsidRDefault="002E3F8E">
      <w:pPr>
        <w:pStyle w:val="CommentText"/>
      </w:pPr>
      <w:r>
        <w:rPr>
          <w:rStyle w:val="CommentReference"/>
        </w:rPr>
        <w:annotationRef/>
      </w:r>
      <w:r w:rsidRPr="002E3F8E">
        <w:t>Of the unpaid caregiving hours breakdown,</w:t>
      </w:r>
    </w:p>
  </w:comment>
  <w:comment w:id="161" w:author="Kaytlin Conley" w:date="2022-06-22T09:58:00Z" w:initials="KC">
    <w:p w14:paraId="346C9592" w14:textId="002A3B21" w:rsidR="002E3F8E" w:rsidRDefault="002E3F8E">
      <w:pPr>
        <w:pStyle w:val="CommentText"/>
      </w:pPr>
      <w:r>
        <w:rPr>
          <w:rStyle w:val="CommentReference"/>
        </w:rPr>
        <w:annotationRef/>
      </w:r>
      <w:r>
        <w:t>to</w:t>
      </w:r>
    </w:p>
  </w:comment>
  <w:comment w:id="163" w:author="Kaytlin Conley" w:date="2022-06-22T10:01:00Z" w:initials="KC">
    <w:p w14:paraId="6F2B20AD" w14:textId="6E1DE6C3" w:rsidR="002E3F8E" w:rsidRDefault="002E3F8E">
      <w:pPr>
        <w:pStyle w:val="CommentText"/>
      </w:pPr>
      <w:r>
        <w:rPr>
          <w:rStyle w:val="CommentReference"/>
        </w:rPr>
        <w:annotationRef/>
      </w:r>
      <w:r w:rsidRPr="002E3F8E">
        <w:t>The most common response</w:t>
      </w:r>
      <w:r>
        <w:t xml:space="preserve"> was</w:t>
      </w:r>
      <w:r w:rsidRPr="002E3F8E">
        <w:t xml:space="preserve"> </w:t>
      </w:r>
      <w:r>
        <w:t xml:space="preserve">40 </w:t>
      </w:r>
      <w:r w:rsidRPr="002E3F8E">
        <w:t xml:space="preserve">hours per week of caregiving </w:t>
      </w:r>
      <w:r>
        <w:t xml:space="preserve">(14 </w:t>
      </w:r>
      <w:r w:rsidRPr="002E3F8E">
        <w:t>people)</w:t>
      </w:r>
    </w:p>
  </w:comment>
  <w:comment w:id="169" w:author="Connor Franklin" w:date="2022-05-09T14:52:00Z" w:initials="CF">
    <w:p w14:paraId="5FD5CCFF" w14:textId="77777777" w:rsidR="0037547E" w:rsidRDefault="0037547E" w:rsidP="001B3D1B">
      <w:pPr>
        <w:pStyle w:val="CommentText"/>
      </w:pPr>
      <w:r>
        <w:rPr>
          <w:rStyle w:val="CommentReference"/>
        </w:rPr>
        <w:annotationRef/>
      </w:r>
      <w:r>
        <w:t>Is "hours worked" the correct description for academic hours?</w:t>
      </w:r>
    </w:p>
  </w:comment>
  <w:comment w:id="170" w:author="Connor Franklin" w:date="2022-05-09T14:52:00Z" w:initials="CF">
    <w:p w14:paraId="46EBF1A8" w14:textId="77777777" w:rsidR="0037547E" w:rsidRDefault="0037547E" w:rsidP="00B00190">
      <w:pPr>
        <w:pStyle w:val="CommentText"/>
      </w:pPr>
      <w:r>
        <w:rPr>
          <w:rStyle w:val="CommentReference"/>
        </w:rPr>
        <w:annotationRef/>
      </w:r>
      <w:r>
        <w:t xml:space="preserve">Suggest rephrase similar to above in "Exact Hours Breakdown" section. </w:t>
      </w:r>
    </w:p>
  </w:comment>
  <w:comment w:id="171" w:author="Kaytlin Conley" w:date="2022-06-22T10:05:00Z" w:initials="KC">
    <w:p w14:paraId="13B6EC58" w14:textId="782761E0" w:rsidR="00A37CCA" w:rsidRDefault="00A37CCA">
      <w:pPr>
        <w:pStyle w:val="CommentText"/>
      </w:pPr>
      <w:r>
        <w:rPr>
          <w:rStyle w:val="CommentReference"/>
        </w:rPr>
        <w:annotationRef/>
      </w:r>
      <w:r w:rsidRPr="00A37CCA">
        <w:t>The majority of students working 36 or more hours per week, with 36 hours being most common (30 people) and 45 hours the second most frequent (25 people)</w:t>
      </w:r>
    </w:p>
  </w:comment>
  <w:comment w:id="176" w:author="Connor Franklin" w:date="2022-05-09T14:55:00Z" w:initials="CF">
    <w:p w14:paraId="7924AE05" w14:textId="77777777" w:rsidR="0037547E" w:rsidRDefault="0037547E" w:rsidP="00EC2E51">
      <w:pPr>
        <w:pStyle w:val="CommentText"/>
      </w:pPr>
      <w:r>
        <w:rPr>
          <w:rStyle w:val="CommentReference"/>
        </w:rPr>
        <w:annotationRef/>
      </w:r>
      <w:r>
        <w:t xml:space="preserve">Suggest rephrase similar to above in "Exact Hours Breakdown" section. </w:t>
      </w:r>
    </w:p>
  </w:comment>
  <w:comment w:id="180" w:author="Connor Franklin" w:date="2022-05-09T14:55:00Z" w:initials="CF">
    <w:p w14:paraId="62E55D25" w14:textId="77777777" w:rsidR="000843DA" w:rsidRDefault="000843DA" w:rsidP="00451A54">
      <w:pPr>
        <w:pStyle w:val="CommentText"/>
      </w:pPr>
      <w:r>
        <w:rPr>
          <w:rStyle w:val="CommentReference"/>
        </w:rPr>
        <w:annotationRef/>
      </w:r>
      <w:r>
        <w:t xml:space="preserve">Suggest rephrase similar to above in "Exact Hours Breakdown" section. </w:t>
      </w:r>
    </w:p>
  </w:comment>
  <w:comment w:id="181" w:author="Kaytlin Conley" w:date="2022-06-22T10:13:00Z" w:initials="KC">
    <w:p w14:paraId="4AE8E846" w14:textId="17A10DDB" w:rsidR="00CB4809" w:rsidRDefault="00CB4809">
      <w:pPr>
        <w:pStyle w:val="CommentText"/>
      </w:pPr>
      <w:r>
        <w:rPr>
          <w:rStyle w:val="CommentReference"/>
        </w:rPr>
        <w:annotationRef/>
      </w:r>
      <w:r w:rsidRPr="00CB4809">
        <w:t>The most common response was 45 hours worked per week (10 people) and 48 hours worked per week the second most frequent (8 people)</w:t>
      </w:r>
      <w:r>
        <w:t>.</w:t>
      </w:r>
    </w:p>
  </w:comment>
  <w:comment w:id="190" w:author="Connor Franklin" w:date="2022-05-11T08:58:00Z" w:initials="CF">
    <w:p w14:paraId="36095B6D" w14:textId="77777777" w:rsidR="00866ED0" w:rsidRDefault="00866ED0" w:rsidP="0061308A">
      <w:pPr>
        <w:pStyle w:val="CommentText"/>
      </w:pPr>
      <w:r>
        <w:rPr>
          <w:rStyle w:val="CommentReference"/>
        </w:rPr>
        <w:annotationRef/>
      </w:r>
      <w:r>
        <w:t>I am slightly concerned that this could be construed as jumping to a conclusion that our data may not directly support… thoughts?</w:t>
      </w:r>
    </w:p>
  </w:comment>
  <w:comment w:id="191" w:author="Connor Franklin" w:date="2022-05-11T09:01:00Z" w:initials="CF">
    <w:p w14:paraId="7E8809BB" w14:textId="77777777" w:rsidR="00866ED0" w:rsidRDefault="00866ED0" w:rsidP="00820BEA">
      <w:pPr>
        <w:pStyle w:val="CommentText"/>
      </w:pPr>
      <w:r>
        <w:rPr>
          <w:rStyle w:val="CommentReference"/>
        </w:rPr>
        <w:annotationRef/>
      </w:r>
      <w:r>
        <w:t>Noticing side-by-side charts have different Y axis scales… should that be corrected?</w:t>
      </w:r>
    </w:p>
  </w:comment>
  <w:comment w:id="199" w:author="Kaytlin Conley" w:date="2022-06-22T10:19:00Z" w:initials="KC">
    <w:p w14:paraId="20F3E97C" w14:textId="2222CACC" w:rsidR="001C1A6E" w:rsidRDefault="001C1A6E">
      <w:pPr>
        <w:pStyle w:val="CommentText"/>
      </w:pPr>
      <w:r>
        <w:rPr>
          <w:rStyle w:val="CommentReference"/>
        </w:rPr>
        <w:annotationRef/>
      </w:r>
      <w:r>
        <w:t>There were</w:t>
      </w:r>
    </w:p>
  </w:comment>
  <w:comment w:id="204" w:author="Connor Franklin" w:date="2022-05-11T09:14:00Z" w:initials="CF">
    <w:p w14:paraId="59B7D970" w14:textId="77777777" w:rsidR="00085172" w:rsidRDefault="00085172" w:rsidP="006416AC">
      <w:pPr>
        <w:pStyle w:val="CommentText"/>
      </w:pPr>
      <w:r>
        <w:rPr>
          <w:rStyle w:val="CommentReference"/>
        </w:rPr>
        <w:annotationRef/>
      </w:r>
      <w:r>
        <w:t xml:space="preserve">Table could be improved by adding # of survey responses out of total (like in other tables above). </w:t>
      </w:r>
    </w:p>
  </w:comment>
  <w:comment w:id="243" w:author="Connor Franklin" w:date="2022-05-11T09:24:00Z" w:initials="CF">
    <w:p w14:paraId="4AE6CD66" w14:textId="77777777" w:rsidR="008D12E1" w:rsidRDefault="008D12E1" w:rsidP="00E1374C">
      <w:pPr>
        <w:pStyle w:val="CommentText"/>
      </w:pPr>
      <w:r>
        <w:rPr>
          <w:rStyle w:val="CommentReference"/>
        </w:rPr>
        <w:annotationRef/>
      </w:r>
      <w:r>
        <w:t>Cannot see "2" at the top of 11+ bar.</w:t>
      </w:r>
    </w:p>
  </w:comment>
  <w:comment w:id="244" w:author="Kaytlin Conley" w:date="2022-06-22T10:28:00Z" w:initials="KC">
    <w:p w14:paraId="6F0ED016" w14:textId="6977AD2E" w:rsidR="006B635B" w:rsidRDefault="006B635B">
      <w:pPr>
        <w:pStyle w:val="CommentText"/>
      </w:pPr>
      <w:r>
        <w:rPr>
          <w:rStyle w:val="CommentReference"/>
        </w:rPr>
        <w:annotationRef/>
      </w:r>
      <w:r w:rsidR="009607EB" w:rsidRPr="009607EB">
        <w:t>Of people who receive a campus meal plan, 2 people receive more than 11 meals per week , while 1 person receives less than 11 meals per week.</w:t>
      </w:r>
    </w:p>
  </w:comment>
  <w:comment w:id="285" w:author="Connor Franklin" w:date="2022-05-20T14:22:00Z" w:initials="CF">
    <w:p w14:paraId="6A120958" w14:textId="77777777" w:rsidR="005E164C" w:rsidRDefault="005E164C" w:rsidP="00C142DB">
      <w:pPr>
        <w:pStyle w:val="CommentText"/>
      </w:pPr>
      <w:r>
        <w:rPr>
          <w:rStyle w:val="CommentReference"/>
        </w:rPr>
        <w:annotationRef/>
      </w:r>
      <w:r>
        <w:t>I suggest removing this sentence and putting just the n/% reporting figures directly above the graph after the survey question.</w:t>
      </w:r>
    </w:p>
  </w:comment>
  <w:comment w:id="286" w:author="Connor Franklin" w:date="2022-05-20T14:22:00Z" w:initials="CF">
    <w:p w14:paraId="42EC6D12" w14:textId="77777777" w:rsidR="005E164C" w:rsidRDefault="005E164C" w:rsidP="00403FB6">
      <w:pPr>
        <w:pStyle w:val="CommentText"/>
      </w:pPr>
      <w:r>
        <w:rPr>
          <w:rStyle w:val="CommentReference"/>
        </w:rPr>
        <w:annotationRef/>
      </w:r>
      <w:r>
        <w:t>Consider aligning the scales and sizing of these graphs?</w:t>
      </w:r>
    </w:p>
  </w:comment>
  <w:comment w:id="291" w:author="Connor Franklin" w:date="2022-05-20T14:26:00Z" w:initials="CF">
    <w:p w14:paraId="59EB9511" w14:textId="77777777" w:rsidR="006A097A" w:rsidRDefault="006A097A" w:rsidP="008A3D72">
      <w:pPr>
        <w:pStyle w:val="CommentText"/>
      </w:pPr>
      <w:r>
        <w:rPr>
          <w:rStyle w:val="CommentReference"/>
        </w:rPr>
        <w:annotationRef/>
      </w:r>
      <w:r>
        <w:t xml:space="preserve">I'd consider the altering the Y-axis scale to go with whole numbers (increments of 2?) rather than increments of 2.5. </w:t>
      </w:r>
    </w:p>
  </w:comment>
  <w:comment w:id="293" w:author="Connor Franklin" w:date="2022-05-20T14:28:00Z" w:initials="CF">
    <w:p w14:paraId="0C6AC76C" w14:textId="77777777" w:rsidR="00397F77" w:rsidRDefault="00397F77" w:rsidP="0098527A">
      <w:pPr>
        <w:pStyle w:val="CommentText"/>
      </w:pPr>
      <w:r>
        <w:rPr>
          <w:rStyle w:val="CommentReference"/>
        </w:rPr>
        <w:annotationRef/>
      </w:r>
      <w:r>
        <w:t xml:space="preserve">Suggested rephrasing: This data suggests a general pattern of overall average monthly assistance amounts increasing with household size. </w:t>
      </w:r>
    </w:p>
  </w:comment>
  <w:comment w:id="299" w:author="Connor Franklin" w:date="2022-05-20T14:30:00Z" w:initials="CF">
    <w:p w14:paraId="6B82B0E0" w14:textId="77777777" w:rsidR="00397F77" w:rsidRDefault="00397F77" w:rsidP="00775475">
      <w:pPr>
        <w:pStyle w:val="CommentText"/>
      </w:pPr>
      <w:r>
        <w:rPr>
          <w:rStyle w:val="CommentReference"/>
        </w:rPr>
        <w:annotationRef/>
      </w:r>
      <w:r>
        <w:t>Suggest n/% reporting go with questions right above graphs.</w:t>
      </w:r>
    </w:p>
  </w:comment>
  <w:comment w:id="300" w:author="Connor Franklin" w:date="2022-05-20T14:32:00Z" w:initials="CF">
    <w:p w14:paraId="3E74DFAA" w14:textId="77777777" w:rsidR="00397F77" w:rsidRDefault="00397F77" w:rsidP="00FD40F8">
      <w:pPr>
        <w:pStyle w:val="CommentText"/>
      </w:pPr>
      <w:r>
        <w:rPr>
          <w:rStyle w:val="CommentReference"/>
        </w:rPr>
        <w:annotationRef/>
      </w:r>
      <w:r>
        <w:t>Missing n value?</w:t>
      </w:r>
    </w:p>
  </w:comment>
  <w:comment w:id="301" w:author="Kaytlin Conley" w:date="2022-06-22T10:36:00Z" w:initials="KC">
    <w:p w14:paraId="69C18AE3" w14:textId="130A0A51" w:rsidR="000B62F0" w:rsidRDefault="000B62F0">
      <w:pPr>
        <w:pStyle w:val="CommentText"/>
      </w:pPr>
      <w:r>
        <w:rPr>
          <w:rStyle w:val="CommentReference"/>
        </w:rPr>
        <w:annotationRef/>
      </w:r>
      <w:r>
        <w:t>No select all that apply</w:t>
      </w:r>
    </w:p>
  </w:comment>
  <w:comment w:id="307" w:author="Connor Franklin" w:date="2022-05-20T14:45:00Z" w:initials="CF">
    <w:p w14:paraId="7A3AAB8B" w14:textId="77777777" w:rsidR="005C2F46" w:rsidRDefault="005C2F46" w:rsidP="00635D8B">
      <w:pPr>
        <w:pStyle w:val="CommentText"/>
      </w:pPr>
      <w:r>
        <w:rPr>
          <w:rStyle w:val="CommentReference"/>
        </w:rPr>
        <w:annotationRef/>
      </w:r>
      <w:r>
        <w:t>Show this on the graph?</w:t>
      </w:r>
    </w:p>
  </w:comment>
  <w:comment w:id="310" w:author="Connor Franklin" w:date="2022-05-20T14:45:00Z" w:initials="CF">
    <w:p w14:paraId="3B119B47" w14:textId="77777777" w:rsidR="005C2F46" w:rsidRDefault="005C2F46" w:rsidP="00FB2FE9">
      <w:pPr>
        <w:pStyle w:val="CommentText"/>
      </w:pPr>
      <w:r>
        <w:rPr>
          <w:rStyle w:val="CommentReference"/>
        </w:rPr>
        <w:annotationRef/>
      </w:r>
      <w:r>
        <w:t>Missing n values?</w:t>
      </w:r>
    </w:p>
  </w:comment>
  <w:comment w:id="311" w:author="Connor Franklin" w:date="2022-05-20T14:57:00Z" w:initials="CF">
    <w:p w14:paraId="525CF1BF" w14:textId="77777777" w:rsidR="00875F9F" w:rsidRDefault="00875F9F" w:rsidP="00F91F4E">
      <w:pPr>
        <w:pStyle w:val="CommentText"/>
      </w:pPr>
      <w:r>
        <w:rPr>
          <w:rStyle w:val="CommentReference"/>
        </w:rPr>
        <w:annotationRef/>
      </w:r>
      <w:r>
        <w:t>Spelling</w:t>
      </w:r>
    </w:p>
  </w:comment>
  <w:comment w:id="312" w:author="Connor Franklin" w:date="2022-05-20T14:57:00Z" w:initials="CF">
    <w:p w14:paraId="5429BE68" w14:textId="77777777" w:rsidR="00875F9F" w:rsidRDefault="00875F9F" w:rsidP="00FF761B">
      <w:pPr>
        <w:pStyle w:val="CommentText"/>
      </w:pPr>
      <w:r>
        <w:rPr>
          <w:rStyle w:val="CommentReference"/>
        </w:rPr>
        <w:annotationRef/>
      </w:r>
      <w:r>
        <w:t>Spelling</w:t>
      </w:r>
    </w:p>
  </w:comment>
  <w:comment w:id="313" w:author="Connor Franklin" w:date="2022-05-20T14:57:00Z" w:initials="CF">
    <w:p w14:paraId="6E62DAA9" w14:textId="77777777" w:rsidR="00875F9F" w:rsidRDefault="00875F9F" w:rsidP="00D9339B">
      <w:pPr>
        <w:pStyle w:val="CommentText"/>
      </w:pPr>
      <w:r>
        <w:rPr>
          <w:rStyle w:val="CommentReference"/>
        </w:rPr>
        <w:annotationRef/>
      </w:r>
      <w:r>
        <w:t>Change the spelling in the chart to "Medi-Cal".</w:t>
      </w:r>
    </w:p>
  </w:comment>
  <w:comment w:id="314" w:author="Connor Franklin" w:date="2022-05-20T15:14:00Z" w:initials="CF">
    <w:p w14:paraId="7B03BD16" w14:textId="77777777" w:rsidR="009B2F31" w:rsidRDefault="009B2F31" w:rsidP="004D35F0">
      <w:pPr>
        <w:pStyle w:val="CommentText"/>
      </w:pPr>
      <w:r>
        <w:rPr>
          <w:rStyle w:val="CommentReference"/>
        </w:rPr>
        <w:annotationRef/>
      </w:r>
      <w:r>
        <w:t>Needs apostrophe.</w:t>
      </w:r>
    </w:p>
  </w:comment>
  <w:comment w:id="315" w:author="Kaytlin Conley" w:date="2022-06-13T08:24:00Z" w:initials="KC">
    <w:p w14:paraId="0F0AD1DD" w14:textId="20D22886" w:rsidR="00FC211A" w:rsidRDefault="00FC211A">
      <w:pPr>
        <w:pStyle w:val="CommentText"/>
      </w:pPr>
      <w:r>
        <w:rPr>
          <w:rStyle w:val="CommentReference"/>
        </w:rPr>
        <w:annotationRef/>
      </w:r>
      <w:r>
        <w:t>The following questions were asked in regard to students’ feelings towards food security, due to having a lack of or no money.</w:t>
      </w:r>
    </w:p>
  </w:comment>
  <w:comment w:id="316" w:author="Kaytlin Conley" w:date="2022-06-13T08:26:00Z" w:initials="KC">
    <w:p w14:paraId="509A506B" w14:textId="006E04A2" w:rsidR="00FC211A" w:rsidRDefault="00FC211A">
      <w:pPr>
        <w:pStyle w:val="CommentText"/>
      </w:pPr>
      <w:r>
        <w:rPr>
          <w:rStyle w:val="CommentReference"/>
        </w:rPr>
        <w:annotationRef/>
      </w:r>
      <w:r>
        <w:t xml:space="preserve">Questions consisted of, </w:t>
      </w:r>
      <w:proofErr w:type="gramStart"/>
      <w:r>
        <w:t>How</w:t>
      </w:r>
      <w:proofErr w:type="gramEnd"/>
      <w:r>
        <w:t xml:space="preserve"> often they had to: cut or skip meals</w:t>
      </w:r>
      <w:r w:rsidR="00EA3525">
        <w:t xml:space="preserve"> or</w:t>
      </w:r>
      <w:r>
        <w:t xml:space="preserve"> </w:t>
      </w:r>
      <w:r w:rsidR="00EA3525">
        <w:t>went entire days without eating.</w:t>
      </w:r>
    </w:p>
  </w:comment>
  <w:comment w:id="317" w:author="Kaytlin Conley" w:date="2022-06-13T08:32:00Z" w:initials="KC">
    <w:p w14:paraId="2274AC51" w14:textId="0C4973CA" w:rsidR="00EA3525" w:rsidRDefault="00EA3525">
      <w:pPr>
        <w:pStyle w:val="CommentText"/>
      </w:pPr>
      <w:r>
        <w:rPr>
          <w:rStyle w:val="CommentReference"/>
        </w:rPr>
        <w:annotationRef/>
      </w:r>
      <w:r>
        <w:t>Food insecurity w</w:t>
      </w:r>
      <w:r w:rsidR="008F143E">
        <w:t>as</w:t>
      </w:r>
    </w:p>
  </w:comment>
  <w:comment w:id="318" w:author="Kaytlin Conley" w:date="2022-06-13T08:34:00Z" w:initials="KC">
    <w:p w14:paraId="78EBBE35" w14:textId="2B5ACCA7" w:rsidR="008F143E" w:rsidRDefault="008F143E">
      <w:pPr>
        <w:pStyle w:val="CommentText"/>
      </w:pPr>
      <w:r>
        <w:rPr>
          <w:rStyle w:val="CommentReference"/>
        </w:rPr>
        <w:annotationRef/>
      </w:r>
      <w:r>
        <w:t>Fix  this but how?</w:t>
      </w:r>
    </w:p>
  </w:comment>
  <w:comment w:id="319" w:author="Connor Franklin" w:date="2022-06-22T08:37:00Z" w:initials="CF">
    <w:p w14:paraId="46C353FC" w14:textId="77777777" w:rsidR="00C8149E" w:rsidRDefault="00C8149E" w:rsidP="002E56D0">
      <w:pPr>
        <w:pStyle w:val="CommentText"/>
      </w:pPr>
      <w:r>
        <w:rPr>
          <w:rStyle w:val="CommentReference"/>
        </w:rPr>
        <w:annotationRef/>
      </w:r>
      <w:r>
        <w:t xml:space="preserve">Have both a period and a semi-colon here. </w:t>
      </w:r>
    </w:p>
  </w:comment>
  <w:comment w:id="320" w:author="Kaytlin Conley" w:date="2022-06-13T08:36:00Z" w:initials="KC">
    <w:p w14:paraId="468BC70B" w14:textId="4E79B301" w:rsidR="008F143E" w:rsidRDefault="008F143E">
      <w:pPr>
        <w:pStyle w:val="CommentText"/>
      </w:pPr>
      <w:r>
        <w:rPr>
          <w:rStyle w:val="CommentReference"/>
        </w:rPr>
        <w:annotationRef/>
      </w:r>
      <w:r>
        <w:t xml:space="preserve">57 people </w:t>
      </w:r>
    </w:p>
  </w:comment>
  <w:comment w:id="321" w:author="Kaytlin Conley" w:date="2022-06-13T08:37:00Z" w:initials="KC">
    <w:p w14:paraId="146FAE4B" w14:textId="4AF6CAA8" w:rsidR="008F143E" w:rsidRDefault="008F143E">
      <w:pPr>
        <w:pStyle w:val="CommentText"/>
      </w:pPr>
      <w:r>
        <w:rPr>
          <w:rStyle w:val="CommentReference"/>
        </w:rPr>
        <w:annotationRef/>
      </w:r>
      <w:r>
        <w:t>Are considered not to be food insecure.</w:t>
      </w:r>
    </w:p>
  </w:comment>
  <w:comment w:id="322" w:author="Kaytlin Conley" w:date="2022-06-13T08:39:00Z" w:initials="KC">
    <w:p w14:paraId="7E640C92" w14:textId="38437C36" w:rsidR="000F49B9" w:rsidRDefault="000F49B9">
      <w:pPr>
        <w:pStyle w:val="CommentText"/>
      </w:pPr>
      <w:r>
        <w:rPr>
          <w:rStyle w:val="CommentReference"/>
        </w:rPr>
        <w:annotationRef/>
      </w:r>
      <w:r>
        <w:t xml:space="preserve">71 people </w:t>
      </w:r>
    </w:p>
  </w:comment>
  <w:comment w:id="323" w:author="Kaytlin Conley" w:date="2022-06-13T08:40:00Z" w:initials="KC">
    <w:p w14:paraId="1000E46F" w14:textId="73209A51" w:rsidR="000F49B9" w:rsidRDefault="000F49B9">
      <w:pPr>
        <w:pStyle w:val="CommentText"/>
      </w:pPr>
      <w:r>
        <w:rPr>
          <w:rStyle w:val="CommentReference"/>
        </w:rPr>
        <w:annotationRef/>
      </w:r>
      <w:r>
        <w:t>Add a value?</w:t>
      </w:r>
    </w:p>
  </w:comment>
  <w:comment w:id="324" w:author="Kaytlin Conley" w:date="2022-06-13T08:40:00Z" w:initials="KC">
    <w:p w14:paraId="5446D6B7" w14:textId="44CD0F42" w:rsidR="000F49B9" w:rsidRDefault="000F49B9">
      <w:pPr>
        <w:pStyle w:val="CommentText"/>
      </w:pPr>
      <w:r>
        <w:rPr>
          <w:rStyle w:val="CommentReference"/>
        </w:rPr>
        <w:annotationRef/>
      </w:r>
      <w:r>
        <w:t>Add a value?</w:t>
      </w:r>
    </w:p>
  </w:comment>
  <w:comment w:id="325" w:author="Kaytlin Conley" w:date="2022-06-13T08:42:00Z" w:initials="KC">
    <w:p w14:paraId="1B260BE3" w14:textId="5CEA9208" w:rsidR="000F49B9" w:rsidRDefault="000F49B9">
      <w:pPr>
        <w:pStyle w:val="CommentText"/>
      </w:pPr>
      <w:r>
        <w:rPr>
          <w:rStyle w:val="CommentReference"/>
        </w:rPr>
        <w:annotationRef/>
      </w:r>
      <w:r>
        <w:t>Add value?</w:t>
      </w:r>
    </w:p>
  </w:comment>
  <w:comment w:id="326" w:author="Kaytlin Conley" w:date="2022-06-13T08:42:00Z" w:initials="KC">
    <w:p w14:paraId="2DF133E5" w14:textId="45895B05" w:rsidR="000F49B9" w:rsidRDefault="000F49B9">
      <w:pPr>
        <w:pStyle w:val="CommentText"/>
      </w:pPr>
      <w:r>
        <w:rPr>
          <w:rStyle w:val="CommentReference"/>
        </w:rPr>
        <w:annotationRef/>
      </w:r>
      <w:r>
        <w:t>Add a value?</w:t>
      </w:r>
    </w:p>
  </w:comment>
  <w:comment w:id="327" w:author="Connor Franklin" w:date="2022-06-22T08:40:00Z" w:initials="CF">
    <w:p w14:paraId="406234C7" w14:textId="77777777" w:rsidR="00131B4C" w:rsidRDefault="00131B4C" w:rsidP="00346942">
      <w:pPr>
        <w:pStyle w:val="CommentText"/>
      </w:pPr>
      <w:r>
        <w:rPr>
          <w:rStyle w:val="CommentReference"/>
        </w:rPr>
        <w:annotationRef/>
      </w:r>
      <w:r>
        <w:t>Add n values?</w:t>
      </w:r>
    </w:p>
  </w:comment>
  <w:comment w:id="328" w:author="Kaytlin Conley" w:date="2022-06-22T10:51:00Z" w:initials="KC">
    <w:p w14:paraId="38AD254B" w14:textId="16B3B8DA" w:rsidR="005E5206" w:rsidRDefault="005E5206">
      <w:pPr>
        <w:pStyle w:val="CommentText"/>
      </w:pPr>
      <w:r>
        <w:rPr>
          <w:rStyle w:val="CommentReference"/>
        </w:rPr>
        <w:annotationRef/>
      </w:r>
      <w:r>
        <w:t>No, choose all that apply.</w:t>
      </w:r>
    </w:p>
  </w:comment>
  <w:comment w:id="329" w:author="Kaytlin Conley" w:date="2022-06-13T08:46:00Z" w:initials="KC">
    <w:p w14:paraId="3E8A1874" w14:textId="128F95AE" w:rsidR="00D26FA1" w:rsidRDefault="00D26FA1">
      <w:pPr>
        <w:pStyle w:val="CommentText"/>
      </w:pPr>
      <w:r>
        <w:rPr>
          <w:rStyle w:val="CommentReference"/>
        </w:rPr>
        <w:annotationRef/>
      </w:r>
      <w:r>
        <w:t xml:space="preserve">The data indicates </w:t>
      </w:r>
    </w:p>
  </w:comment>
  <w:comment w:id="330" w:author="Kaytlin Conley" w:date="2022-06-13T08:47:00Z" w:initials="KC">
    <w:p w14:paraId="3159C7D3" w14:textId="78190A52" w:rsidR="00D26FA1" w:rsidRDefault="00D26FA1">
      <w:pPr>
        <w:pStyle w:val="CommentText"/>
      </w:pPr>
      <w:r>
        <w:rPr>
          <w:rStyle w:val="CommentReference"/>
        </w:rPr>
        <w:annotationRef/>
      </w:r>
      <w:r>
        <w:t>73 people</w:t>
      </w:r>
    </w:p>
  </w:comment>
  <w:comment w:id="331" w:author="Kaytlin Conley" w:date="2022-06-13T08:49:00Z" w:initials="KC">
    <w:p w14:paraId="4DB4D0F0" w14:textId="40208CEC" w:rsidR="0050285E" w:rsidRDefault="0050285E">
      <w:pPr>
        <w:pStyle w:val="CommentText"/>
      </w:pPr>
      <w:r>
        <w:rPr>
          <w:rStyle w:val="CommentReference"/>
        </w:rPr>
        <w:annotationRef/>
      </w:r>
      <w:r>
        <w:t>The data indicates the</w:t>
      </w:r>
    </w:p>
  </w:comment>
  <w:comment w:id="332" w:author="Kaytlin Conley" w:date="2022-06-13T08:49:00Z" w:initials="KC">
    <w:p w14:paraId="3BCB0E2E" w14:textId="5E6E9563" w:rsidR="0050285E" w:rsidRDefault="0050285E">
      <w:pPr>
        <w:pStyle w:val="CommentText"/>
      </w:pPr>
      <w:r>
        <w:rPr>
          <w:rStyle w:val="CommentReference"/>
        </w:rPr>
        <w:annotationRef/>
      </w:r>
      <w:r>
        <w:t>, 63 people</w:t>
      </w:r>
    </w:p>
  </w:comment>
  <w:comment w:id="333" w:author="Kaytlin Conley" w:date="2022-06-13T08:50:00Z" w:initials="KC">
    <w:p w14:paraId="5365F0CC" w14:textId="54A452D7" w:rsidR="0050285E" w:rsidRDefault="0050285E">
      <w:pPr>
        <w:pStyle w:val="CommentText"/>
      </w:pPr>
      <w:r>
        <w:rPr>
          <w:rStyle w:val="CommentReference"/>
        </w:rPr>
        <w:annotationRef/>
      </w:r>
      <w:r>
        <w:t xml:space="preserve">The data indicates </w:t>
      </w:r>
    </w:p>
  </w:comment>
  <w:comment w:id="334" w:author="Kaytlin Conley" w:date="2022-06-13T08:51:00Z" w:initials="KC">
    <w:p w14:paraId="3F0AD2A7" w14:textId="1FAF1A56" w:rsidR="0050285E" w:rsidRDefault="0050285E">
      <w:pPr>
        <w:pStyle w:val="CommentText"/>
      </w:pPr>
      <w:r>
        <w:rPr>
          <w:rStyle w:val="CommentReference"/>
        </w:rPr>
        <w:annotationRef/>
      </w:r>
      <w:r>
        <w:t>60 people</w:t>
      </w:r>
    </w:p>
  </w:comment>
  <w:comment w:id="335" w:author="Kaytlin Conley" w:date="2022-06-13T08:51:00Z" w:initials="KC">
    <w:p w14:paraId="1B920FFD" w14:textId="42E6F2BF" w:rsidR="0050285E" w:rsidRDefault="0050285E">
      <w:pPr>
        <w:pStyle w:val="CommentText"/>
      </w:pPr>
      <w:r>
        <w:rPr>
          <w:rStyle w:val="CommentReference"/>
        </w:rPr>
        <w:annotationRef/>
      </w:r>
      <w:r>
        <w:t>Add value?</w:t>
      </w:r>
    </w:p>
  </w:comment>
  <w:comment w:id="336" w:author="Kaytlin Conley" w:date="2022-06-13T08:52:00Z" w:initials="KC">
    <w:p w14:paraId="30FB62C7" w14:textId="7DC77124" w:rsidR="0050285E" w:rsidRDefault="0050285E">
      <w:pPr>
        <w:pStyle w:val="CommentText"/>
      </w:pPr>
      <w:r>
        <w:rPr>
          <w:rStyle w:val="CommentReference"/>
        </w:rPr>
        <w:annotationRef/>
      </w:r>
      <w:r>
        <w:t xml:space="preserve">The data indicates </w:t>
      </w:r>
    </w:p>
  </w:comment>
  <w:comment w:id="337" w:author="Kaytlin Conley" w:date="2022-06-13T08:52:00Z" w:initials="KC">
    <w:p w14:paraId="674C69E3" w14:textId="1B7D133C" w:rsidR="0050285E" w:rsidRDefault="0050285E">
      <w:pPr>
        <w:pStyle w:val="CommentText"/>
      </w:pPr>
      <w:r>
        <w:rPr>
          <w:rStyle w:val="CommentReference"/>
        </w:rPr>
        <w:annotationRef/>
      </w:r>
      <w:r>
        <w:t>87 people</w:t>
      </w:r>
    </w:p>
  </w:comment>
  <w:comment w:id="338" w:author="Kaytlin Conley" w:date="2022-06-13T08:53:00Z" w:initials="KC">
    <w:p w14:paraId="5F4501C6" w14:textId="5CDD98EA" w:rsidR="009A47A6" w:rsidRDefault="009A47A6">
      <w:pPr>
        <w:pStyle w:val="CommentText"/>
      </w:pPr>
      <w:r>
        <w:rPr>
          <w:rStyle w:val="CommentReference"/>
        </w:rPr>
        <w:annotationRef/>
      </w:r>
      <w:r>
        <w:t>9 people</w:t>
      </w:r>
    </w:p>
  </w:comment>
  <w:comment w:id="339" w:author="Kaytlin Conley" w:date="2022-06-13T08:53:00Z" w:initials="KC">
    <w:p w14:paraId="3C402279" w14:textId="5600B9F9" w:rsidR="009A47A6" w:rsidRDefault="009A47A6">
      <w:pPr>
        <w:pStyle w:val="CommentText"/>
      </w:pPr>
      <w:r>
        <w:rPr>
          <w:rStyle w:val="CommentReference"/>
        </w:rPr>
        <w:annotationRef/>
      </w:r>
      <w:r>
        <w:t>Add value?</w:t>
      </w:r>
    </w:p>
  </w:comment>
  <w:comment w:id="340" w:author="Connor Franklin" w:date="2022-06-22T08:55:00Z" w:initials="CF">
    <w:p w14:paraId="6A0E1813" w14:textId="77777777" w:rsidR="002E48F2" w:rsidRDefault="002E48F2" w:rsidP="00D03E87">
      <w:pPr>
        <w:pStyle w:val="CommentText"/>
      </w:pPr>
      <w:r>
        <w:rPr>
          <w:rStyle w:val="CommentReference"/>
        </w:rPr>
        <w:annotationRef/>
      </w:r>
      <w:r>
        <w:t>Need n#?</w:t>
      </w:r>
    </w:p>
  </w:comment>
  <w:comment w:id="341" w:author="Connor Franklin" w:date="2022-06-22T08:55:00Z" w:initials="CF">
    <w:p w14:paraId="4618C822" w14:textId="77777777" w:rsidR="002E48F2" w:rsidRDefault="002E48F2" w:rsidP="00CD60EA">
      <w:pPr>
        <w:pStyle w:val="CommentText"/>
      </w:pPr>
      <w:r>
        <w:rPr>
          <w:rStyle w:val="CommentReference"/>
        </w:rPr>
        <w:annotationRef/>
      </w:r>
      <w:r>
        <w:t>Need n#?</w:t>
      </w:r>
    </w:p>
  </w:comment>
  <w:comment w:id="342" w:author="Kaytlin Conley" w:date="2022-06-13T09:09:00Z" w:initials="KC">
    <w:p w14:paraId="4F63D174" w14:textId="3FC2A49B" w:rsidR="0091756A" w:rsidRDefault="0091756A">
      <w:pPr>
        <w:pStyle w:val="CommentText"/>
      </w:pPr>
      <w:r>
        <w:rPr>
          <w:rStyle w:val="CommentReference"/>
        </w:rPr>
        <w:annotationRef/>
      </w:r>
      <w:r>
        <w:t xml:space="preserve">The data indicates 52 people </w:t>
      </w:r>
    </w:p>
  </w:comment>
  <w:comment w:id="343" w:author="Kaytlin Conley" w:date="2022-06-13T09:10:00Z" w:initials="KC">
    <w:p w14:paraId="28D90B59" w14:textId="62936622" w:rsidR="0091756A" w:rsidRDefault="0091756A">
      <w:pPr>
        <w:pStyle w:val="CommentText"/>
      </w:pPr>
      <w:r>
        <w:rPr>
          <w:rStyle w:val="CommentReference"/>
        </w:rPr>
        <w:annotationRef/>
      </w:r>
      <w:r>
        <w:t>Resistance or weight?</w:t>
      </w:r>
    </w:p>
  </w:comment>
  <w:comment w:id="344" w:author="Kaytlin Conley" w:date="2022-06-13T09:10:00Z" w:initials="KC">
    <w:p w14:paraId="4BC20523" w14:textId="24E885BD" w:rsidR="0091756A" w:rsidRDefault="0091756A">
      <w:pPr>
        <w:pStyle w:val="CommentText"/>
      </w:pPr>
      <w:r>
        <w:rPr>
          <w:rStyle w:val="CommentReference"/>
        </w:rPr>
        <w:annotationRef/>
      </w:r>
      <w:r>
        <w:rPr>
          <w:rStyle w:val="CommentReference"/>
        </w:rPr>
        <w:annotationRef/>
      </w:r>
      <w:r>
        <w:t>The data indicates 89 people</w:t>
      </w:r>
    </w:p>
  </w:comment>
  <w:comment w:id="345" w:author="Kaytlin Conley" w:date="2022-06-13T09:11:00Z" w:initials="KC">
    <w:p w14:paraId="075F6F7E" w14:textId="2BFD4DCF" w:rsidR="0091756A" w:rsidRDefault="0091756A">
      <w:pPr>
        <w:pStyle w:val="CommentText"/>
      </w:pPr>
      <w:r>
        <w:rPr>
          <w:rStyle w:val="CommentReference"/>
        </w:rPr>
        <w:annotationRef/>
      </w:r>
      <w:r>
        <w:t>Add value?</w:t>
      </w:r>
    </w:p>
  </w:comment>
  <w:comment w:id="346" w:author="Kaytlin Conley" w:date="2022-06-13T09:12:00Z" w:initials="KC">
    <w:p w14:paraId="575C71BA" w14:textId="3812BBBD" w:rsidR="0091756A" w:rsidRDefault="0091756A" w:rsidP="0091756A">
      <w:pPr>
        <w:pStyle w:val="CommentText"/>
      </w:pPr>
      <w:r>
        <w:rPr>
          <w:rStyle w:val="CommentReference"/>
        </w:rPr>
        <w:annotationRef/>
      </w:r>
      <w:r>
        <w:rPr>
          <w:rStyle w:val="CommentReference"/>
        </w:rPr>
        <w:annotationRef/>
      </w:r>
      <w:r>
        <w:t xml:space="preserve">The data indicates 80 people </w:t>
      </w:r>
    </w:p>
    <w:p w14:paraId="2F9EBBF1" w14:textId="1083C7E9" w:rsidR="0091756A" w:rsidRDefault="0091756A">
      <w:pPr>
        <w:pStyle w:val="CommentText"/>
      </w:pPr>
    </w:p>
  </w:comment>
  <w:comment w:id="347" w:author="Kaytlin Conley" w:date="2022-06-13T09:12:00Z" w:initials="KC">
    <w:p w14:paraId="41B91D39" w14:textId="7F3C79F5" w:rsidR="007E4301" w:rsidRDefault="0091756A">
      <w:pPr>
        <w:pStyle w:val="CommentText"/>
      </w:pPr>
      <w:r>
        <w:rPr>
          <w:rStyle w:val="CommentReference"/>
        </w:rPr>
        <w:annotationRef/>
      </w:r>
      <w:r>
        <w:t xml:space="preserve">Add </w:t>
      </w:r>
      <w:r w:rsidR="007E4301">
        <w:t>value?</w:t>
      </w:r>
    </w:p>
  </w:comment>
  <w:comment w:id="348" w:author="Kaytlin Conley" w:date="2022-06-13T13:32:00Z" w:initials="KC">
    <w:p w14:paraId="65AC4DB8" w14:textId="77777777" w:rsidR="007E4301" w:rsidRDefault="007E4301">
      <w:pPr>
        <w:pStyle w:val="CommentText"/>
      </w:pPr>
      <w:r>
        <w:rPr>
          <w:rStyle w:val="CommentReference"/>
        </w:rPr>
        <w:annotationRef/>
      </w:r>
      <w:r>
        <w:t>Questions that were included were:</w:t>
      </w:r>
    </w:p>
    <w:p w14:paraId="0E97B500" w14:textId="0F2F47C2" w:rsidR="007E4301" w:rsidRDefault="007E4301">
      <w:pPr>
        <w:pStyle w:val="CommentText"/>
      </w:pPr>
      <w:r>
        <w:t xml:space="preserve">Questions consisted of: </w:t>
      </w:r>
    </w:p>
  </w:comment>
  <w:comment w:id="349" w:author="Kaytlin Conley" w:date="2022-06-13T13:32:00Z" w:initials="KC">
    <w:p w14:paraId="4E1F986D" w14:textId="5AC69039" w:rsidR="007E4301" w:rsidRDefault="007E4301">
      <w:pPr>
        <w:pStyle w:val="CommentText"/>
      </w:pPr>
      <w:r>
        <w:rPr>
          <w:rStyle w:val="CommentReference"/>
        </w:rPr>
        <w:annotationRef/>
      </w:r>
      <w:r>
        <w:t>on weeknights and weekends?</w:t>
      </w:r>
    </w:p>
  </w:comment>
  <w:comment w:id="350" w:author="Kaytlin Conley" w:date="2022-06-13T13:34:00Z" w:initials="KC">
    <w:p w14:paraId="23E08A10" w14:textId="675B0982" w:rsidR="007E4301" w:rsidRDefault="007E4301">
      <w:pPr>
        <w:pStyle w:val="CommentText"/>
      </w:pPr>
      <w:r>
        <w:rPr>
          <w:rStyle w:val="CommentReference"/>
        </w:rPr>
        <w:annotationRef/>
      </w:r>
      <w:r w:rsidR="000003D3">
        <w:t>C</w:t>
      </w:r>
      <w:r>
        <w:t>ame</w:t>
      </w:r>
      <w:r w:rsidR="000003D3">
        <w:t>?</w:t>
      </w:r>
    </w:p>
  </w:comment>
  <w:comment w:id="351" w:author="Connor Franklin" w:date="2022-06-22T08:56:00Z" w:initials="CF">
    <w:p w14:paraId="704C7A12" w14:textId="77777777" w:rsidR="002E48F2" w:rsidRDefault="002E48F2" w:rsidP="00C84B76">
      <w:pPr>
        <w:pStyle w:val="CommentText"/>
      </w:pPr>
      <w:r>
        <w:rPr>
          <w:rStyle w:val="CommentReference"/>
        </w:rPr>
        <w:annotationRef/>
      </w:r>
      <w:r>
        <w:t>You may want figure 10.1 and 10.2 to have the same Y-axis scale as they might be cross-compared… just a thought!</w:t>
      </w:r>
    </w:p>
  </w:comment>
  <w:comment w:id="352" w:author="Kaytlin Conley" w:date="2022-06-13T13:37:00Z" w:initials="KC">
    <w:p w14:paraId="777FF90B" w14:textId="40F3E7BF" w:rsidR="00913744" w:rsidRDefault="00913744">
      <w:pPr>
        <w:pStyle w:val="CommentText"/>
      </w:pPr>
      <w:r>
        <w:rPr>
          <w:rStyle w:val="CommentReference"/>
        </w:rPr>
        <w:annotationRef/>
      </w:r>
      <w:r>
        <w:t xml:space="preserve">The data indicates that the  </w:t>
      </w:r>
    </w:p>
  </w:comment>
  <w:comment w:id="353" w:author="Kaytlin Conley" w:date="2022-06-22T11:14:00Z" w:initials="KC">
    <w:p w14:paraId="6D93B834" w14:textId="19CFC283" w:rsidR="00534F96" w:rsidRDefault="00534F96">
      <w:pPr>
        <w:pStyle w:val="CommentText"/>
      </w:pPr>
      <w:r>
        <w:rPr>
          <w:rStyle w:val="CommentReference"/>
        </w:rPr>
        <w:annotationRef/>
      </w:r>
      <w:r>
        <w:t>There were 34 people</w:t>
      </w:r>
    </w:p>
  </w:comment>
  <w:comment w:id="354" w:author="Kaytlin Conley" w:date="2022-06-13T13:37:00Z" w:initials="KC">
    <w:p w14:paraId="6CCD9B33" w14:textId="5F346127" w:rsidR="00913744" w:rsidRDefault="00913744">
      <w:pPr>
        <w:pStyle w:val="CommentText"/>
      </w:pPr>
      <w:r>
        <w:rPr>
          <w:rStyle w:val="CommentReference"/>
        </w:rPr>
        <w:annotationRef/>
      </w:r>
      <w:r>
        <w:t>person</w:t>
      </w:r>
    </w:p>
  </w:comment>
  <w:comment w:id="355" w:author="Kaytlin Conley" w:date="2022-06-13T13:39:00Z" w:initials="KC">
    <w:p w14:paraId="428395C4" w14:textId="45B39A9C" w:rsidR="00913744" w:rsidRDefault="00913744">
      <w:pPr>
        <w:pStyle w:val="CommentText"/>
      </w:pPr>
      <w:r>
        <w:rPr>
          <w:rStyle w:val="CommentReference"/>
        </w:rPr>
        <w:annotationRef/>
      </w:r>
      <w:r>
        <w:t>The data indicates that 60 people</w:t>
      </w:r>
    </w:p>
  </w:comment>
  <w:comment w:id="356" w:author="Kaytlin Conley" w:date="2022-06-13T13:40:00Z" w:initials="KC">
    <w:p w14:paraId="7F4131C4" w14:textId="4BB790FE" w:rsidR="00913744" w:rsidRDefault="00913744">
      <w:pPr>
        <w:pStyle w:val="CommentText"/>
      </w:pPr>
      <w:r>
        <w:rPr>
          <w:rStyle w:val="CommentReference"/>
        </w:rPr>
        <w:annotationRef/>
      </w:r>
      <w:r>
        <w:t>Students’</w:t>
      </w:r>
    </w:p>
  </w:comment>
  <w:comment w:id="357" w:author="Kaytlin Conley" w:date="2022-06-13T13:40:00Z" w:initials="KC">
    <w:p w14:paraId="22F47862" w14:textId="77777777" w:rsidR="00913744" w:rsidRDefault="00913744" w:rsidP="00913744">
      <w:pPr>
        <w:pStyle w:val="CommentText"/>
      </w:pPr>
      <w:r>
        <w:rPr>
          <w:rStyle w:val="CommentReference"/>
        </w:rPr>
        <w:annotationRef/>
      </w:r>
      <w:r>
        <w:t>Questions that were included were:</w:t>
      </w:r>
    </w:p>
    <w:p w14:paraId="5A662871" w14:textId="17BB15D4" w:rsidR="00913744" w:rsidRDefault="00913744" w:rsidP="00913744">
      <w:pPr>
        <w:pStyle w:val="CommentText"/>
      </w:pPr>
      <w:r>
        <w:t>Questions consisted of:</w:t>
      </w:r>
    </w:p>
  </w:comment>
  <w:comment w:id="358" w:author="Kaytlin Conley" w:date="2022-06-13T13:41:00Z" w:initials="KC">
    <w:p w14:paraId="158C9C85" w14:textId="65D81C1D" w:rsidR="004A703D" w:rsidRDefault="004A703D">
      <w:pPr>
        <w:pStyle w:val="CommentText"/>
      </w:pPr>
      <w:r>
        <w:rPr>
          <w:rStyle w:val="CommentReference"/>
        </w:rPr>
        <w:annotationRef/>
      </w:r>
      <w:r>
        <w:t>an</w:t>
      </w:r>
    </w:p>
  </w:comment>
  <w:comment w:id="359" w:author="Kaytlin Conley" w:date="2022-06-13T13:41:00Z" w:initials="KC">
    <w:p w14:paraId="41A3A601" w14:textId="772217B9" w:rsidR="004A703D" w:rsidRDefault="004A703D">
      <w:pPr>
        <w:pStyle w:val="CommentText"/>
      </w:pPr>
      <w:r>
        <w:rPr>
          <w:rStyle w:val="CommentReference"/>
        </w:rPr>
        <w:annotationRef/>
      </w:r>
      <w:r>
        <w:t>rephrase</w:t>
      </w:r>
    </w:p>
    <w:p w14:paraId="71F50186" w14:textId="77777777" w:rsidR="004A703D" w:rsidRDefault="004A703D">
      <w:pPr>
        <w:pStyle w:val="CommentText"/>
      </w:pPr>
    </w:p>
    <w:p w14:paraId="6783D8AB" w14:textId="0D26696E" w:rsidR="004A703D" w:rsidRDefault="004A703D">
      <w:pPr>
        <w:pStyle w:val="CommentText"/>
      </w:pPr>
      <w:r>
        <w:t>Having experienced an increase of mental stress everyday over the past month was the most selected answer,  11 people indicated feeling this way.</w:t>
      </w:r>
    </w:p>
    <w:p w14:paraId="03C8DD4F" w14:textId="4BDEC144" w:rsidR="004A703D" w:rsidRDefault="004A703D">
      <w:pPr>
        <w:pStyle w:val="CommentText"/>
      </w:pPr>
    </w:p>
    <w:p w14:paraId="3BA935EE" w14:textId="2EC315C1" w:rsidR="004A703D" w:rsidRDefault="004A703D">
      <w:pPr>
        <w:pStyle w:val="CommentText"/>
      </w:pPr>
      <w:r>
        <w:t>11 people indicated feeling, an increased amount of mental stress everyday over the past month, this was the most selected answer among participants.</w:t>
      </w:r>
    </w:p>
    <w:p w14:paraId="2EBB7441" w14:textId="1FE67784" w:rsidR="004A703D" w:rsidRDefault="004A703D">
      <w:pPr>
        <w:pStyle w:val="CommentText"/>
      </w:pPr>
    </w:p>
  </w:comment>
  <w:comment w:id="360" w:author="Kaytlin Conley" w:date="2022-06-13T13:47:00Z" w:initials="KC">
    <w:p w14:paraId="15A74C0C" w14:textId="62B5E70C" w:rsidR="00E3370D" w:rsidRDefault="00E3370D">
      <w:pPr>
        <w:pStyle w:val="CommentText"/>
      </w:pPr>
      <w:r>
        <w:rPr>
          <w:rStyle w:val="CommentReference"/>
        </w:rPr>
        <w:annotationRef/>
      </w:r>
      <w:r>
        <w:t>87 students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ECBA4E" w15:done="0"/>
  <w15:commentEx w15:paraId="7F8E94A0" w15:paraIdParent="2BECBA4E" w15:done="0"/>
  <w15:commentEx w15:paraId="001F3088" w15:done="0"/>
  <w15:commentEx w15:paraId="0DF1AA29" w15:paraIdParent="001F3088" w15:done="0"/>
  <w15:commentEx w15:paraId="4AD7738B" w15:done="0"/>
  <w15:commentEx w15:paraId="10525F0F" w15:paraIdParent="4AD7738B" w15:done="0"/>
  <w15:commentEx w15:paraId="2E3EE323" w15:done="0"/>
  <w15:commentEx w15:paraId="52A5823D" w15:paraIdParent="2E3EE323" w15:done="0"/>
  <w15:commentEx w15:paraId="4FE226D0" w15:paraIdParent="2E3EE323" w15:done="0"/>
  <w15:commentEx w15:paraId="41C4E15F" w15:done="0"/>
  <w15:commentEx w15:paraId="7DE42C18" w15:done="0"/>
  <w15:commentEx w15:paraId="51F2F765" w15:paraIdParent="7DE42C18" w15:done="0"/>
  <w15:commentEx w15:paraId="35971FF9" w15:done="0"/>
  <w15:commentEx w15:paraId="1589FC3D" w15:paraIdParent="35971FF9" w15:done="0"/>
  <w15:commentEx w15:paraId="327853F4" w15:done="0"/>
  <w15:commentEx w15:paraId="0ED9AC05" w15:paraIdParent="327853F4" w15:done="0"/>
  <w15:commentEx w15:paraId="408F363C" w15:done="1"/>
  <w15:commentEx w15:paraId="2296F283" w15:done="0"/>
  <w15:commentEx w15:paraId="55DDE1CC" w15:paraIdParent="2296F283" w15:done="0"/>
  <w15:commentEx w15:paraId="7650353B" w15:paraIdParent="2296F283" w15:done="0"/>
  <w15:commentEx w15:paraId="79A58258" w15:done="0"/>
  <w15:commentEx w15:paraId="4C14D574" w15:done="0"/>
  <w15:commentEx w15:paraId="01D17220" w15:paraIdParent="4C14D574" w15:done="0"/>
  <w15:commentEx w15:paraId="4C187881" w15:done="0"/>
  <w15:commentEx w15:paraId="4C642A8F" w15:done="0"/>
  <w15:commentEx w15:paraId="20229AEF" w15:done="0"/>
  <w15:commentEx w15:paraId="7A670526" w15:done="0"/>
  <w15:commentEx w15:paraId="2DE90FF4" w15:done="0"/>
  <w15:commentEx w15:paraId="6E01C87F" w15:done="0"/>
  <w15:commentEx w15:paraId="348D7C1B" w15:paraIdParent="6E01C87F" w15:done="0"/>
  <w15:commentEx w15:paraId="0438AD73" w15:done="0"/>
  <w15:commentEx w15:paraId="7B675600" w15:paraIdParent="0438AD73" w15:done="0"/>
  <w15:commentEx w15:paraId="706EA5CE" w15:done="0"/>
  <w15:commentEx w15:paraId="40845499" w15:paraIdParent="706EA5CE" w15:done="0"/>
  <w15:commentEx w15:paraId="3D7F1EB3" w15:done="1"/>
  <w15:commentEx w15:paraId="579ED3EA" w15:done="0"/>
  <w15:commentEx w15:paraId="40418071" w15:done="1"/>
  <w15:commentEx w15:paraId="12466D2F" w15:done="0"/>
  <w15:commentEx w15:paraId="1EDFE424" w15:done="0"/>
  <w15:commentEx w15:paraId="16510D87" w15:done="0"/>
  <w15:commentEx w15:paraId="2CC3EDB2" w15:done="0"/>
  <w15:commentEx w15:paraId="4708BD12" w15:done="0"/>
  <w15:commentEx w15:paraId="5EB87FAB" w15:done="0"/>
  <w15:commentEx w15:paraId="346C9592" w15:done="0"/>
  <w15:commentEx w15:paraId="6F2B20AD" w15:done="0"/>
  <w15:commentEx w15:paraId="5FD5CCFF" w15:done="0"/>
  <w15:commentEx w15:paraId="46EBF1A8" w15:done="0"/>
  <w15:commentEx w15:paraId="13B6EC58" w15:paraIdParent="46EBF1A8" w15:done="0"/>
  <w15:commentEx w15:paraId="7924AE05" w15:done="0"/>
  <w15:commentEx w15:paraId="62E55D25" w15:done="0"/>
  <w15:commentEx w15:paraId="4AE8E846" w15:paraIdParent="62E55D25" w15:done="0"/>
  <w15:commentEx w15:paraId="36095B6D" w15:done="0"/>
  <w15:commentEx w15:paraId="7E8809BB" w15:done="0"/>
  <w15:commentEx w15:paraId="20F3E97C" w15:done="0"/>
  <w15:commentEx w15:paraId="59B7D970" w15:done="0"/>
  <w15:commentEx w15:paraId="4AE6CD66" w15:done="0"/>
  <w15:commentEx w15:paraId="6F0ED016" w15:done="0"/>
  <w15:commentEx w15:paraId="6A120958" w15:done="0"/>
  <w15:commentEx w15:paraId="42EC6D12" w15:done="0"/>
  <w15:commentEx w15:paraId="59EB9511" w15:done="0"/>
  <w15:commentEx w15:paraId="0C6AC76C" w15:done="0"/>
  <w15:commentEx w15:paraId="6B82B0E0" w15:done="0"/>
  <w15:commentEx w15:paraId="3E74DFAA" w15:done="0"/>
  <w15:commentEx w15:paraId="69C18AE3" w15:paraIdParent="3E74DFAA" w15:done="0"/>
  <w15:commentEx w15:paraId="7A3AAB8B" w15:done="0"/>
  <w15:commentEx w15:paraId="3B119B47" w15:done="0"/>
  <w15:commentEx w15:paraId="525CF1BF" w15:done="0"/>
  <w15:commentEx w15:paraId="5429BE68" w15:done="0"/>
  <w15:commentEx w15:paraId="6E62DAA9" w15:done="0"/>
  <w15:commentEx w15:paraId="7B03BD16" w15:done="0"/>
  <w15:commentEx w15:paraId="0F0AD1DD" w15:done="0"/>
  <w15:commentEx w15:paraId="509A506B" w15:done="0"/>
  <w15:commentEx w15:paraId="2274AC51" w15:done="1"/>
  <w15:commentEx w15:paraId="78EBBE35" w15:done="0"/>
  <w15:commentEx w15:paraId="46C353FC" w15:done="0"/>
  <w15:commentEx w15:paraId="468BC70B" w15:done="1"/>
  <w15:commentEx w15:paraId="146FAE4B" w15:done="1"/>
  <w15:commentEx w15:paraId="7E640C92" w15:done="1"/>
  <w15:commentEx w15:paraId="1000E46F" w15:done="0"/>
  <w15:commentEx w15:paraId="5446D6B7" w15:done="0"/>
  <w15:commentEx w15:paraId="1B260BE3" w15:done="0"/>
  <w15:commentEx w15:paraId="2DF133E5" w15:done="0"/>
  <w15:commentEx w15:paraId="406234C7" w15:done="0"/>
  <w15:commentEx w15:paraId="38AD254B" w15:paraIdParent="406234C7" w15:done="0"/>
  <w15:commentEx w15:paraId="3E8A1874" w15:done="1"/>
  <w15:commentEx w15:paraId="3159C7D3" w15:done="1"/>
  <w15:commentEx w15:paraId="4DB4D0F0" w15:done="1"/>
  <w15:commentEx w15:paraId="3BCB0E2E" w15:done="1"/>
  <w15:commentEx w15:paraId="5365F0CC" w15:done="1"/>
  <w15:commentEx w15:paraId="3F0AD2A7" w15:done="1"/>
  <w15:commentEx w15:paraId="1B920FFD" w15:done="0"/>
  <w15:commentEx w15:paraId="30FB62C7" w15:done="1"/>
  <w15:commentEx w15:paraId="674C69E3" w15:done="1"/>
  <w15:commentEx w15:paraId="5F4501C6" w15:done="1"/>
  <w15:commentEx w15:paraId="3C402279" w15:done="0"/>
  <w15:commentEx w15:paraId="6A0E1813" w15:done="0"/>
  <w15:commentEx w15:paraId="4618C822" w15:done="0"/>
  <w15:commentEx w15:paraId="4F63D174" w15:done="1"/>
  <w15:commentEx w15:paraId="28D90B59" w15:done="0"/>
  <w15:commentEx w15:paraId="4BC20523" w15:done="1"/>
  <w15:commentEx w15:paraId="075F6F7E" w15:done="0"/>
  <w15:commentEx w15:paraId="2F9EBBF1" w15:done="1"/>
  <w15:commentEx w15:paraId="41B91D39" w15:done="0"/>
  <w15:commentEx w15:paraId="0E97B500" w15:done="1"/>
  <w15:commentEx w15:paraId="4E1F986D" w15:done="1"/>
  <w15:commentEx w15:paraId="23E08A10" w15:done="0"/>
  <w15:commentEx w15:paraId="704C7A12" w15:done="0"/>
  <w15:commentEx w15:paraId="777FF90B" w15:done="0"/>
  <w15:commentEx w15:paraId="6D93B834" w15:done="0"/>
  <w15:commentEx w15:paraId="6CCD9B33" w15:done="0"/>
  <w15:commentEx w15:paraId="428395C4" w15:done="0"/>
  <w15:commentEx w15:paraId="7F4131C4" w15:done="1"/>
  <w15:commentEx w15:paraId="5A662871" w15:done="1"/>
  <w15:commentEx w15:paraId="158C9C85" w15:done="1"/>
  <w15:commentEx w15:paraId="2EBB7441" w15:done="1"/>
  <w15:commentEx w15:paraId="15A74C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BC62D" w16cex:dateUtc="2022-05-03T22:18:00Z"/>
  <w16cex:commentExtensible w16cex:durableId="26434548" w16cex:dateUtc="2022-06-02T21:18:00Z"/>
  <w16cex:commentExtensible w16cex:durableId="261BC698" w16cex:dateUtc="2022-05-03T22:19:00Z"/>
  <w16cex:commentExtensible w16cex:durableId="26434551" w16cex:dateUtc="2022-06-02T21:18:00Z"/>
  <w16cex:commentExtensible w16cex:durableId="261BC6BE" w16cex:dateUtc="2022-05-03T22:20:00Z"/>
  <w16cex:commentExtensible w16cex:durableId="264344F4" w16cex:dateUtc="2022-06-02T21:17:00Z"/>
  <w16cex:commentExtensible w16cex:durableId="261BC6F2" w16cex:dateUtc="2022-05-03T22:21:00Z"/>
  <w16cex:commentExtensible w16cex:durableId="26434500" w16cex:dateUtc="2022-06-02T21:17:00Z"/>
  <w16cex:commentExtensible w16cex:durableId="2643453A" w16cex:dateUtc="2022-06-02T21:18:00Z"/>
  <w16cex:commentExtensible w16cex:durableId="261BC709" w16cex:dateUtc="2022-05-03T22:21:00Z"/>
  <w16cex:commentExtensible w16cex:durableId="261BC8DE" w16cex:dateUtc="2022-05-03T22:29:00Z"/>
  <w16cex:commentExtensible w16cex:durableId="264348CD" w16cex:dateUtc="2022-06-02T21:33:00Z"/>
  <w16cex:commentExtensible w16cex:durableId="26434923" w16cex:dateUtc="2022-06-02T21:35:00Z"/>
  <w16cex:commentExtensible w16cex:durableId="2643497A" w16cex:dateUtc="2022-06-02T21:36:00Z"/>
  <w16cex:commentExtensible w16cex:durableId="261BC921" w16cex:dateUtc="2022-05-03T22:30:00Z"/>
  <w16cex:commentExtensible w16cex:durableId="265D5C13" w16cex:dateUtc="2022-06-22T16:14:00Z"/>
  <w16cex:commentExtensible w16cex:durableId="261BC9E9" w16cex:dateUtc="2022-05-03T22:34:00Z"/>
  <w16cex:commentExtensible w16cex:durableId="261BC99D" w16cex:dateUtc="2022-05-03T22:32:00Z"/>
  <w16cex:commentExtensible w16cex:durableId="264351DD" w16cex:dateUtc="2022-06-02T22:12:00Z"/>
  <w16cex:commentExtensible w16cex:durableId="265D5CB1" w16cex:dateUtc="2022-06-22T16:17:00Z"/>
  <w16cex:commentExtensible w16cex:durableId="265D6096" w16cex:dateUtc="2022-06-22T16:34:00Z"/>
  <w16cex:commentExtensible w16cex:durableId="261E5B0D" w16cex:dateUtc="2022-05-05T21:17:00Z"/>
  <w16cex:commentExtensible w16cex:durableId="265D5DA4" w16cex:dateUtc="2022-06-22T16:21:00Z"/>
  <w16cex:commentExtensible w16cex:durableId="265D5E8C" w16cex:dateUtc="2022-06-22T16:25:00Z"/>
  <w16cex:commentExtensible w16cex:durableId="265D5F44" w16cex:dateUtc="2022-06-22T16:28:00Z"/>
  <w16cex:commentExtensible w16cex:durableId="265D5F54" w16cex:dateUtc="2022-06-22T16:28:00Z"/>
  <w16cex:commentExtensible w16cex:durableId="265D5FA8" w16cex:dateUtc="2022-06-22T16:30:00Z"/>
  <w16cex:commentExtensible w16cex:durableId="261E5CD1" w16cex:dateUtc="2022-05-05T21:25:00Z"/>
  <w16cex:commentExtensible w16cex:durableId="261E6042" w16cex:dateUtc="2022-05-05T21:40:00Z"/>
  <w16cex:commentExtensible w16cex:durableId="265D5FC0" w16cex:dateUtc="2022-06-22T16:30:00Z"/>
  <w16cex:commentExtensible w16cex:durableId="261E6078" w16cex:dateUtc="2022-05-05T21:40:00Z"/>
  <w16cex:commentExtensible w16cex:durableId="265D6009" w16cex:dateUtc="2022-06-22T16:31:00Z"/>
  <w16cex:commentExtensible w16cex:durableId="261E60F8" w16cex:dateUtc="2022-05-05T21:43:00Z"/>
  <w16cex:commentExtensible w16cex:durableId="265D601B" w16cex:dateUtc="2022-06-22T16:32:00Z"/>
  <w16cex:commentExtensible w16cex:durableId="261E6114" w16cex:dateUtc="2022-05-05T21:43:00Z"/>
  <w16cex:commentExtensible w16cex:durableId="265D622B" w16cex:dateUtc="2022-06-22T16:40:00Z"/>
  <w16cex:commentExtensible w16cex:durableId="2623A0E9" w16cex:dateUtc="2022-05-09T21:17:00Z"/>
  <w16cex:commentExtensible w16cex:durableId="265D62FB" w16cex:dateUtc="2022-06-22T16:44:00Z"/>
  <w16cex:commentExtensible w16cex:durableId="265D630E" w16cex:dateUtc="2022-06-22T16:44:00Z"/>
  <w16cex:commentExtensible w16cex:durableId="265D63E1" w16cex:dateUtc="2022-06-22T16:48:00Z"/>
  <w16cex:commentExtensible w16cex:durableId="2623A359" w16cex:dateUtc="2022-05-09T21:27:00Z"/>
  <w16cex:commentExtensible w16cex:durableId="2623A323" w16cex:dateUtc="2022-05-09T21:26:00Z"/>
  <w16cex:commentExtensible w16cex:durableId="265D6605" w16cex:dateUtc="2022-06-22T16:57:00Z"/>
  <w16cex:commentExtensible w16cex:durableId="265D6651" w16cex:dateUtc="2022-06-22T16:58:00Z"/>
  <w16cex:commentExtensible w16cex:durableId="265D66F0" w16cex:dateUtc="2022-06-22T17:01:00Z"/>
  <w16cex:commentExtensible w16cex:durableId="2623A916" w16cex:dateUtc="2022-05-09T21:52:00Z"/>
  <w16cex:commentExtensible w16cex:durableId="2623A920" w16cex:dateUtc="2022-05-09T21:52:00Z"/>
  <w16cex:commentExtensible w16cex:durableId="265D67D5" w16cex:dateUtc="2022-06-22T17:05:00Z"/>
  <w16cex:commentExtensible w16cex:durableId="2623A9CA" w16cex:dateUtc="2022-05-09T21:55:00Z"/>
  <w16cex:commentExtensible w16cex:durableId="2623A9F0" w16cex:dateUtc="2022-05-09T21:55:00Z"/>
  <w16cex:commentExtensible w16cex:durableId="265D69D5" w16cex:dateUtc="2022-06-22T17:13:00Z"/>
  <w16cex:commentExtensible w16cex:durableId="2625F93F" w16cex:dateUtc="2022-05-11T15:58:00Z"/>
  <w16cex:commentExtensible w16cex:durableId="2625F9FD" w16cex:dateUtc="2022-05-11T16:01:00Z"/>
  <w16cex:commentExtensible w16cex:durableId="265D6B35" w16cex:dateUtc="2022-06-22T17:19:00Z"/>
  <w16cex:commentExtensible w16cex:durableId="2625FCF9" w16cex:dateUtc="2022-05-11T16:14:00Z"/>
  <w16cex:commentExtensible w16cex:durableId="2625FF5F" w16cex:dateUtc="2022-05-11T16:24:00Z"/>
  <w16cex:commentExtensible w16cex:durableId="265D6D35" w16cex:dateUtc="2022-06-22T17:28:00Z"/>
  <w16cex:commentExtensible w16cex:durableId="2632229F" w16cex:dateUtc="2022-05-20T21:22:00Z"/>
  <w16cex:commentExtensible w16cex:durableId="263222C1" w16cex:dateUtc="2022-05-20T21:22:00Z"/>
  <w16cex:commentExtensible w16cex:durableId="2632239B" w16cex:dateUtc="2022-05-20T21:26:00Z"/>
  <w16cex:commentExtensible w16cex:durableId="26322425" w16cex:dateUtc="2022-05-20T21:28:00Z"/>
  <w16cex:commentExtensible w16cex:durableId="26322490" w16cex:dateUtc="2022-05-20T21:30:00Z"/>
  <w16cex:commentExtensible w16cex:durableId="2632250D" w16cex:dateUtc="2022-05-20T21:32:00Z"/>
  <w16cex:commentExtensible w16cex:durableId="265D6F1E" w16cex:dateUtc="2022-06-22T17:36:00Z"/>
  <w16cex:commentExtensible w16cex:durableId="26322802" w16cex:dateUtc="2022-05-20T21:45:00Z"/>
  <w16cex:commentExtensible w16cex:durableId="26322813" w16cex:dateUtc="2022-05-20T21:45:00Z"/>
  <w16cex:commentExtensible w16cex:durableId="26322ABE" w16cex:dateUtc="2022-05-20T21:57:00Z"/>
  <w16cex:commentExtensible w16cex:durableId="26322AC8" w16cex:dateUtc="2022-05-20T21:57:00Z"/>
  <w16cex:commentExtensible w16cex:durableId="26322AF2" w16cex:dateUtc="2022-05-20T21:57:00Z"/>
  <w16cex:commentExtensible w16cex:durableId="26322EF2" w16cex:dateUtc="2022-05-20T22:14:00Z"/>
  <w16cex:commentExtensible w16cex:durableId="265172BB" w16cex:dateUtc="2022-06-13T15:24:00Z"/>
  <w16cex:commentExtensible w16cex:durableId="26517339" w16cex:dateUtc="2022-06-13T15:26:00Z"/>
  <w16cex:commentExtensible w16cex:durableId="265174A2" w16cex:dateUtc="2022-06-13T15:32:00Z"/>
  <w16cex:commentExtensible w16cex:durableId="265174FD" w16cex:dateUtc="2022-06-13T15:34:00Z"/>
  <w16cex:commentExtensible w16cex:durableId="265D5367" w16cex:dateUtc="2022-06-22T15:37:00Z"/>
  <w16cex:commentExtensible w16cex:durableId="2651757D" w16cex:dateUtc="2022-06-13T15:36:00Z"/>
  <w16cex:commentExtensible w16cex:durableId="265175CB" w16cex:dateUtc="2022-06-13T15:37:00Z"/>
  <w16cex:commentExtensible w16cex:durableId="26517635" w16cex:dateUtc="2022-06-13T15:39:00Z"/>
  <w16cex:commentExtensible w16cex:durableId="26517673" w16cex:dateUtc="2022-06-13T15:40:00Z"/>
  <w16cex:commentExtensible w16cex:durableId="26517680" w16cex:dateUtc="2022-06-13T15:40:00Z"/>
  <w16cex:commentExtensible w16cex:durableId="265176E8" w16cex:dateUtc="2022-06-13T15:42:00Z"/>
  <w16cex:commentExtensible w16cex:durableId="265176F5" w16cex:dateUtc="2022-06-13T15:42:00Z"/>
  <w16cex:commentExtensible w16cex:durableId="265D53E1" w16cex:dateUtc="2022-06-22T15:40:00Z"/>
  <w16cex:commentExtensible w16cex:durableId="265D72C5" w16cex:dateUtc="2022-06-22T17:51:00Z"/>
  <w16cex:commentExtensible w16cex:durableId="265177FE" w16cex:dateUtc="2022-06-13T15:46:00Z"/>
  <w16cex:commentExtensible w16cex:durableId="2651781A" w16cex:dateUtc="2022-06-13T15:47:00Z"/>
  <w16cex:commentExtensible w16cex:durableId="2651788A" w16cex:dateUtc="2022-06-13T15:49:00Z"/>
  <w16cex:commentExtensible w16cex:durableId="265178B5" w16cex:dateUtc="2022-06-13T15:49:00Z"/>
  <w16cex:commentExtensible w16cex:durableId="265178EE" w16cex:dateUtc="2022-06-13T15:50:00Z"/>
  <w16cex:commentExtensible w16cex:durableId="26517901" w16cex:dateUtc="2022-06-13T15:51:00Z"/>
  <w16cex:commentExtensible w16cex:durableId="26517921" w16cex:dateUtc="2022-06-13T15:51:00Z"/>
  <w16cex:commentExtensible w16cex:durableId="2651794C" w16cex:dateUtc="2022-06-13T15:52:00Z"/>
  <w16cex:commentExtensible w16cex:durableId="2651795D" w16cex:dateUtc="2022-06-13T15:52:00Z"/>
  <w16cex:commentExtensible w16cex:durableId="26517980" w16cex:dateUtc="2022-06-13T15:53:00Z"/>
  <w16cex:commentExtensible w16cex:durableId="26517997" w16cex:dateUtc="2022-06-13T15:53:00Z"/>
  <w16cex:commentExtensible w16cex:durableId="265D5773" w16cex:dateUtc="2022-06-22T15:55:00Z"/>
  <w16cex:commentExtensible w16cex:durableId="265D577C" w16cex:dateUtc="2022-06-22T15:55:00Z"/>
  <w16cex:commentExtensible w16cex:durableId="26517D35" w16cex:dateUtc="2022-06-13T16:09:00Z"/>
  <w16cex:commentExtensible w16cex:durableId="26517D77" w16cex:dateUtc="2022-06-13T16:10:00Z"/>
  <w16cex:commentExtensible w16cex:durableId="26517D94" w16cex:dateUtc="2022-06-13T16:10:00Z"/>
  <w16cex:commentExtensible w16cex:durableId="26517DC6" w16cex:dateUtc="2022-06-13T16:11:00Z"/>
  <w16cex:commentExtensible w16cex:durableId="26517DE2" w16cex:dateUtc="2022-06-13T16:12:00Z"/>
  <w16cex:commentExtensible w16cex:durableId="26517DFD" w16cex:dateUtc="2022-06-13T16:12:00Z"/>
  <w16cex:commentExtensible w16cex:durableId="2651BAFD" w16cex:dateUtc="2022-06-13T20:32:00Z"/>
  <w16cex:commentExtensible w16cex:durableId="2651BAF0" w16cex:dateUtc="2022-06-13T20:32:00Z"/>
  <w16cex:commentExtensible w16cex:durableId="2651BB49" w16cex:dateUtc="2022-06-13T20:34:00Z"/>
  <w16cex:commentExtensible w16cex:durableId="265D57CD" w16cex:dateUtc="2022-06-22T15:56:00Z"/>
  <w16cex:commentExtensible w16cex:durableId="2651BC30" w16cex:dateUtc="2022-06-13T20:37:00Z"/>
  <w16cex:commentExtensible w16cex:durableId="265D7814" w16cex:dateUtc="2022-06-22T18:14:00Z"/>
  <w16cex:commentExtensible w16cex:durableId="2651BC0D" w16cex:dateUtc="2022-06-13T20:37:00Z"/>
  <w16cex:commentExtensible w16cex:durableId="2651BC87" w16cex:dateUtc="2022-06-13T20:39:00Z"/>
  <w16cex:commentExtensible w16cex:durableId="2651BCBE" w16cex:dateUtc="2022-06-13T20:40:00Z"/>
  <w16cex:commentExtensible w16cex:durableId="2651BCB6" w16cex:dateUtc="2022-06-13T20:40:00Z"/>
  <w16cex:commentExtensible w16cex:durableId="2651BD05" w16cex:dateUtc="2022-06-13T20:41:00Z"/>
  <w16cex:commentExtensible w16cex:durableId="2651BD26" w16cex:dateUtc="2022-06-13T20:41:00Z"/>
  <w16cex:commentExtensible w16cex:durableId="2651BE65" w16cex:dateUtc="2022-06-13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ECBA4E" w16cid:durableId="261BC62D"/>
  <w16cid:commentId w16cid:paraId="7F8E94A0" w16cid:durableId="26434548"/>
  <w16cid:commentId w16cid:paraId="001F3088" w16cid:durableId="261BC698"/>
  <w16cid:commentId w16cid:paraId="0DF1AA29" w16cid:durableId="26434551"/>
  <w16cid:commentId w16cid:paraId="4AD7738B" w16cid:durableId="261BC6BE"/>
  <w16cid:commentId w16cid:paraId="10525F0F" w16cid:durableId="264344F4"/>
  <w16cid:commentId w16cid:paraId="2E3EE323" w16cid:durableId="261BC6F2"/>
  <w16cid:commentId w16cid:paraId="52A5823D" w16cid:durableId="26434500"/>
  <w16cid:commentId w16cid:paraId="4FE226D0" w16cid:durableId="2643453A"/>
  <w16cid:commentId w16cid:paraId="41C4E15F" w16cid:durableId="261BC709"/>
  <w16cid:commentId w16cid:paraId="7DE42C18" w16cid:durableId="261BC8DE"/>
  <w16cid:commentId w16cid:paraId="51F2F765" w16cid:durableId="264348CD"/>
  <w16cid:commentId w16cid:paraId="35971FF9" w16cid:durableId="26434923"/>
  <w16cid:commentId w16cid:paraId="1589FC3D" w16cid:durableId="2643497A"/>
  <w16cid:commentId w16cid:paraId="327853F4" w16cid:durableId="261BC921"/>
  <w16cid:commentId w16cid:paraId="0ED9AC05" w16cid:durableId="265D5C13"/>
  <w16cid:commentId w16cid:paraId="408F363C" w16cid:durableId="261BC9E9"/>
  <w16cid:commentId w16cid:paraId="2296F283" w16cid:durableId="261BC99D"/>
  <w16cid:commentId w16cid:paraId="55DDE1CC" w16cid:durableId="264351DD"/>
  <w16cid:commentId w16cid:paraId="7650353B" w16cid:durableId="265D5CB1"/>
  <w16cid:commentId w16cid:paraId="79A58258" w16cid:durableId="265D6096"/>
  <w16cid:commentId w16cid:paraId="4C14D574" w16cid:durableId="261E5B0D"/>
  <w16cid:commentId w16cid:paraId="01D17220" w16cid:durableId="265D5DA4"/>
  <w16cid:commentId w16cid:paraId="4C187881" w16cid:durableId="265D5E8C"/>
  <w16cid:commentId w16cid:paraId="4C642A8F" w16cid:durableId="265D5F44"/>
  <w16cid:commentId w16cid:paraId="20229AEF" w16cid:durableId="265D5F54"/>
  <w16cid:commentId w16cid:paraId="7A670526" w16cid:durableId="265D5FA8"/>
  <w16cid:commentId w16cid:paraId="2DE90FF4" w16cid:durableId="261E5CD1"/>
  <w16cid:commentId w16cid:paraId="6E01C87F" w16cid:durableId="261E6042"/>
  <w16cid:commentId w16cid:paraId="348D7C1B" w16cid:durableId="265D5FC0"/>
  <w16cid:commentId w16cid:paraId="0438AD73" w16cid:durableId="261E6078"/>
  <w16cid:commentId w16cid:paraId="7B675600" w16cid:durableId="265D6009"/>
  <w16cid:commentId w16cid:paraId="706EA5CE" w16cid:durableId="261E60F8"/>
  <w16cid:commentId w16cid:paraId="40845499" w16cid:durableId="265D601B"/>
  <w16cid:commentId w16cid:paraId="3D7F1EB3" w16cid:durableId="261E6114"/>
  <w16cid:commentId w16cid:paraId="579ED3EA" w16cid:durableId="265D622B"/>
  <w16cid:commentId w16cid:paraId="40418071" w16cid:durableId="2623A0E9"/>
  <w16cid:commentId w16cid:paraId="12466D2F" w16cid:durableId="265D62FB"/>
  <w16cid:commentId w16cid:paraId="1EDFE424" w16cid:durableId="265D630E"/>
  <w16cid:commentId w16cid:paraId="16510D87" w16cid:durableId="265D63E1"/>
  <w16cid:commentId w16cid:paraId="2CC3EDB2" w16cid:durableId="2623A359"/>
  <w16cid:commentId w16cid:paraId="4708BD12" w16cid:durableId="2623A323"/>
  <w16cid:commentId w16cid:paraId="5EB87FAB" w16cid:durableId="265D6605"/>
  <w16cid:commentId w16cid:paraId="346C9592" w16cid:durableId="265D6651"/>
  <w16cid:commentId w16cid:paraId="6F2B20AD" w16cid:durableId="265D66F0"/>
  <w16cid:commentId w16cid:paraId="5FD5CCFF" w16cid:durableId="2623A916"/>
  <w16cid:commentId w16cid:paraId="46EBF1A8" w16cid:durableId="2623A920"/>
  <w16cid:commentId w16cid:paraId="13B6EC58" w16cid:durableId="265D67D5"/>
  <w16cid:commentId w16cid:paraId="7924AE05" w16cid:durableId="2623A9CA"/>
  <w16cid:commentId w16cid:paraId="62E55D25" w16cid:durableId="2623A9F0"/>
  <w16cid:commentId w16cid:paraId="4AE8E846" w16cid:durableId="265D69D5"/>
  <w16cid:commentId w16cid:paraId="36095B6D" w16cid:durableId="2625F93F"/>
  <w16cid:commentId w16cid:paraId="7E8809BB" w16cid:durableId="2625F9FD"/>
  <w16cid:commentId w16cid:paraId="20F3E97C" w16cid:durableId="265D6B35"/>
  <w16cid:commentId w16cid:paraId="59B7D970" w16cid:durableId="2625FCF9"/>
  <w16cid:commentId w16cid:paraId="4AE6CD66" w16cid:durableId="2625FF5F"/>
  <w16cid:commentId w16cid:paraId="6F0ED016" w16cid:durableId="265D6D35"/>
  <w16cid:commentId w16cid:paraId="6A120958" w16cid:durableId="2632229F"/>
  <w16cid:commentId w16cid:paraId="42EC6D12" w16cid:durableId="263222C1"/>
  <w16cid:commentId w16cid:paraId="59EB9511" w16cid:durableId="2632239B"/>
  <w16cid:commentId w16cid:paraId="0C6AC76C" w16cid:durableId="26322425"/>
  <w16cid:commentId w16cid:paraId="6B82B0E0" w16cid:durableId="26322490"/>
  <w16cid:commentId w16cid:paraId="3E74DFAA" w16cid:durableId="2632250D"/>
  <w16cid:commentId w16cid:paraId="69C18AE3" w16cid:durableId="265D6F1E"/>
  <w16cid:commentId w16cid:paraId="7A3AAB8B" w16cid:durableId="26322802"/>
  <w16cid:commentId w16cid:paraId="3B119B47" w16cid:durableId="26322813"/>
  <w16cid:commentId w16cid:paraId="525CF1BF" w16cid:durableId="26322ABE"/>
  <w16cid:commentId w16cid:paraId="5429BE68" w16cid:durableId="26322AC8"/>
  <w16cid:commentId w16cid:paraId="6E62DAA9" w16cid:durableId="26322AF2"/>
  <w16cid:commentId w16cid:paraId="7B03BD16" w16cid:durableId="26322EF2"/>
  <w16cid:commentId w16cid:paraId="0F0AD1DD" w16cid:durableId="265172BB"/>
  <w16cid:commentId w16cid:paraId="509A506B" w16cid:durableId="26517339"/>
  <w16cid:commentId w16cid:paraId="2274AC51" w16cid:durableId="265174A2"/>
  <w16cid:commentId w16cid:paraId="78EBBE35" w16cid:durableId="265174FD"/>
  <w16cid:commentId w16cid:paraId="46C353FC" w16cid:durableId="265D5367"/>
  <w16cid:commentId w16cid:paraId="468BC70B" w16cid:durableId="2651757D"/>
  <w16cid:commentId w16cid:paraId="146FAE4B" w16cid:durableId="265175CB"/>
  <w16cid:commentId w16cid:paraId="7E640C92" w16cid:durableId="26517635"/>
  <w16cid:commentId w16cid:paraId="1000E46F" w16cid:durableId="26517673"/>
  <w16cid:commentId w16cid:paraId="5446D6B7" w16cid:durableId="26517680"/>
  <w16cid:commentId w16cid:paraId="1B260BE3" w16cid:durableId="265176E8"/>
  <w16cid:commentId w16cid:paraId="2DF133E5" w16cid:durableId="265176F5"/>
  <w16cid:commentId w16cid:paraId="406234C7" w16cid:durableId="265D53E1"/>
  <w16cid:commentId w16cid:paraId="38AD254B" w16cid:durableId="265D72C5"/>
  <w16cid:commentId w16cid:paraId="3E8A1874" w16cid:durableId="265177FE"/>
  <w16cid:commentId w16cid:paraId="3159C7D3" w16cid:durableId="2651781A"/>
  <w16cid:commentId w16cid:paraId="4DB4D0F0" w16cid:durableId="2651788A"/>
  <w16cid:commentId w16cid:paraId="3BCB0E2E" w16cid:durableId="265178B5"/>
  <w16cid:commentId w16cid:paraId="5365F0CC" w16cid:durableId="265178EE"/>
  <w16cid:commentId w16cid:paraId="3F0AD2A7" w16cid:durableId="26517901"/>
  <w16cid:commentId w16cid:paraId="1B920FFD" w16cid:durableId="26517921"/>
  <w16cid:commentId w16cid:paraId="30FB62C7" w16cid:durableId="2651794C"/>
  <w16cid:commentId w16cid:paraId="674C69E3" w16cid:durableId="2651795D"/>
  <w16cid:commentId w16cid:paraId="5F4501C6" w16cid:durableId="26517980"/>
  <w16cid:commentId w16cid:paraId="3C402279" w16cid:durableId="26517997"/>
  <w16cid:commentId w16cid:paraId="6A0E1813" w16cid:durableId="265D5773"/>
  <w16cid:commentId w16cid:paraId="4618C822" w16cid:durableId="265D577C"/>
  <w16cid:commentId w16cid:paraId="4F63D174" w16cid:durableId="26517D35"/>
  <w16cid:commentId w16cid:paraId="28D90B59" w16cid:durableId="26517D77"/>
  <w16cid:commentId w16cid:paraId="4BC20523" w16cid:durableId="26517D94"/>
  <w16cid:commentId w16cid:paraId="075F6F7E" w16cid:durableId="26517DC6"/>
  <w16cid:commentId w16cid:paraId="2F9EBBF1" w16cid:durableId="26517DE2"/>
  <w16cid:commentId w16cid:paraId="41B91D39" w16cid:durableId="26517DFD"/>
  <w16cid:commentId w16cid:paraId="0E97B500" w16cid:durableId="2651BAFD"/>
  <w16cid:commentId w16cid:paraId="4E1F986D" w16cid:durableId="2651BAF0"/>
  <w16cid:commentId w16cid:paraId="23E08A10" w16cid:durableId="2651BB49"/>
  <w16cid:commentId w16cid:paraId="704C7A12" w16cid:durableId="265D57CD"/>
  <w16cid:commentId w16cid:paraId="777FF90B" w16cid:durableId="2651BC30"/>
  <w16cid:commentId w16cid:paraId="6D93B834" w16cid:durableId="265D7814"/>
  <w16cid:commentId w16cid:paraId="6CCD9B33" w16cid:durableId="2651BC0D"/>
  <w16cid:commentId w16cid:paraId="428395C4" w16cid:durableId="2651BC87"/>
  <w16cid:commentId w16cid:paraId="7F4131C4" w16cid:durableId="2651BCBE"/>
  <w16cid:commentId w16cid:paraId="5A662871" w16cid:durableId="2651BCB6"/>
  <w16cid:commentId w16cid:paraId="158C9C85" w16cid:durableId="2651BD05"/>
  <w16cid:commentId w16cid:paraId="2EBB7441" w16cid:durableId="2651BD26"/>
  <w16cid:commentId w16cid:paraId="15A74C0C" w16cid:durableId="2651BE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158A"/>
    <w:multiLevelType w:val="multilevel"/>
    <w:tmpl w:val="039014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E2552"/>
    <w:multiLevelType w:val="multilevel"/>
    <w:tmpl w:val="E08E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0527B"/>
    <w:multiLevelType w:val="multilevel"/>
    <w:tmpl w:val="06C408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157AC"/>
    <w:multiLevelType w:val="multilevel"/>
    <w:tmpl w:val="5C54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97F3D"/>
    <w:multiLevelType w:val="multilevel"/>
    <w:tmpl w:val="1AEE9D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834C7"/>
    <w:multiLevelType w:val="multilevel"/>
    <w:tmpl w:val="0CDE18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573F8"/>
    <w:multiLevelType w:val="multilevel"/>
    <w:tmpl w:val="8BC2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2A2C"/>
    <w:multiLevelType w:val="multilevel"/>
    <w:tmpl w:val="23446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C52E0"/>
    <w:multiLevelType w:val="multilevel"/>
    <w:tmpl w:val="6A92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AA0679"/>
    <w:multiLevelType w:val="multilevel"/>
    <w:tmpl w:val="041E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5130A"/>
    <w:multiLevelType w:val="multilevel"/>
    <w:tmpl w:val="281C15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2"/>
  </w:num>
  <w:num w:numId="4">
    <w:abstractNumId w:val="4"/>
  </w:num>
  <w:num w:numId="5">
    <w:abstractNumId w:val="5"/>
  </w:num>
  <w:num w:numId="6">
    <w:abstractNumId w:val="0"/>
  </w:num>
  <w:num w:numId="7">
    <w:abstractNumId w:val="8"/>
  </w:num>
  <w:num w:numId="8">
    <w:abstractNumId w:val="3"/>
  </w:num>
  <w:num w:numId="9">
    <w:abstractNumId w:val="6"/>
  </w:num>
  <w:num w:numId="10">
    <w:abstractNumId w:val="9"/>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ytlin Conley">
    <w15:presenceInfo w15:providerId="Windows Live" w15:userId="2dcc83deaf962a66"/>
  </w15:person>
  <w15:person w15:author="Connor Franklin">
    <w15:presenceInfo w15:providerId="AD" w15:userId="S::bfranklin4@csuchico.edu::fd34dc3c-c84f-439b-8603-9c43a8e26d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713"/>
    <w:rsid w:val="00000025"/>
    <w:rsid w:val="000003D3"/>
    <w:rsid w:val="000631C8"/>
    <w:rsid w:val="000843DA"/>
    <w:rsid w:val="00085172"/>
    <w:rsid w:val="00095DB3"/>
    <w:rsid w:val="000B62F0"/>
    <w:rsid w:val="000B6D4F"/>
    <w:rsid w:val="000F49B9"/>
    <w:rsid w:val="00131B4C"/>
    <w:rsid w:val="0013259D"/>
    <w:rsid w:val="00180623"/>
    <w:rsid w:val="0019291D"/>
    <w:rsid w:val="001B5130"/>
    <w:rsid w:val="001C1A6E"/>
    <w:rsid w:val="00291038"/>
    <w:rsid w:val="002B26E1"/>
    <w:rsid w:val="002D797F"/>
    <w:rsid w:val="002E3F8E"/>
    <w:rsid w:val="002E48F2"/>
    <w:rsid w:val="0036146C"/>
    <w:rsid w:val="00367C10"/>
    <w:rsid w:val="0037547E"/>
    <w:rsid w:val="0038763F"/>
    <w:rsid w:val="00392D23"/>
    <w:rsid w:val="00397F77"/>
    <w:rsid w:val="003A7557"/>
    <w:rsid w:val="0048774E"/>
    <w:rsid w:val="00492A8D"/>
    <w:rsid w:val="004A703D"/>
    <w:rsid w:val="004D6043"/>
    <w:rsid w:val="0050285E"/>
    <w:rsid w:val="00534F96"/>
    <w:rsid w:val="005A2914"/>
    <w:rsid w:val="005C2F46"/>
    <w:rsid w:val="005E164C"/>
    <w:rsid w:val="005E20C6"/>
    <w:rsid w:val="005E5206"/>
    <w:rsid w:val="00606FCD"/>
    <w:rsid w:val="00624D48"/>
    <w:rsid w:val="00635DE4"/>
    <w:rsid w:val="006A097A"/>
    <w:rsid w:val="006B635B"/>
    <w:rsid w:val="0070356E"/>
    <w:rsid w:val="00714037"/>
    <w:rsid w:val="007273E5"/>
    <w:rsid w:val="0074514E"/>
    <w:rsid w:val="00766903"/>
    <w:rsid w:val="007D03AD"/>
    <w:rsid w:val="007E4301"/>
    <w:rsid w:val="007F6ADD"/>
    <w:rsid w:val="00850BA2"/>
    <w:rsid w:val="00863065"/>
    <w:rsid w:val="00866ED0"/>
    <w:rsid w:val="00875F9F"/>
    <w:rsid w:val="00877098"/>
    <w:rsid w:val="00883713"/>
    <w:rsid w:val="0088541D"/>
    <w:rsid w:val="008D12E1"/>
    <w:rsid w:val="008F143E"/>
    <w:rsid w:val="00913744"/>
    <w:rsid w:val="0091756A"/>
    <w:rsid w:val="00945E46"/>
    <w:rsid w:val="009607EB"/>
    <w:rsid w:val="009A47A6"/>
    <w:rsid w:val="009B2F31"/>
    <w:rsid w:val="00A27ED3"/>
    <w:rsid w:val="00A351EF"/>
    <w:rsid w:val="00A37CCA"/>
    <w:rsid w:val="00B0381E"/>
    <w:rsid w:val="00B245E7"/>
    <w:rsid w:val="00C4325D"/>
    <w:rsid w:val="00C8149E"/>
    <w:rsid w:val="00CB4809"/>
    <w:rsid w:val="00CF4312"/>
    <w:rsid w:val="00D26FA1"/>
    <w:rsid w:val="00DA40DA"/>
    <w:rsid w:val="00DF0032"/>
    <w:rsid w:val="00E02677"/>
    <w:rsid w:val="00E3370D"/>
    <w:rsid w:val="00E43EA9"/>
    <w:rsid w:val="00E7673D"/>
    <w:rsid w:val="00E90026"/>
    <w:rsid w:val="00EA3525"/>
    <w:rsid w:val="00F1733B"/>
    <w:rsid w:val="00F66506"/>
    <w:rsid w:val="00F94275"/>
    <w:rsid w:val="00FC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A25CF"/>
  <w15:chartTrackingRefBased/>
  <w15:docId w15:val="{9131FFCE-BBA0-470E-AA7F-B46654D7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35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35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35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6A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5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35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356E"/>
    <w:rPr>
      <w:rFonts w:ascii="Times New Roman" w:eastAsia="Times New Roman" w:hAnsi="Times New Roman" w:cs="Times New Roman"/>
      <w:b/>
      <w:bCs/>
      <w:sz w:val="27"/>
      <w:szCs w:val="27"/>
    </w:rPr>
  </w:style>
  <w:style w:type="paragraph" w:styleId="NormalWeb">
    <w:name w:val="Normal (Web)"/>
    <w:basedOn w:val="Normal"/>
    <w:uiPriority w:val="99"/>
    <w:unhideWhenUsed/>
    <w:rsid w:val="007035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356E"/>
    <w:rPr>
      <w:i/>
      <w:iCs/>
    </w:rPr>
  </w:style>
  <w:style w:type="character" w:styleId="Strong">
    <w:name w:val="Strong"/>
    <w:basedOn w:val="DefaultParagraphFont"/>
    <w:uiPriority w:val="22"/>
    <w:qFormat/>
    <w:rsid w:val="0070356E"/>
    <w:rPr>
      <w:b/>
      <w:bCs/>
    </w:rPr>
  </w:style>
  <w:style w:type="character" w:styleId="Hyperlink">
    <w:name w:val="Hyperlink"/>
    <w:basedOn w:val="DefaultParagraphFont"/>
    <w:uiPriority w:val="99"/>
    <w:semiHidden/>
    <w:unhideWhenUsed/>
    <w:rsid w:val="0070356E"/>
    <w:rPr>
      <w:color w:val="0000FF"/>
      <w:u w:val="single"/>
    </w:rPr>
  </w:style>
  <w:style w:type="character" w:styleId="CommentReference">
    <w:name w:val="annotation reference"/>
    <w:basedOn w:val="DefaultParagraphFont"/>
    <w:uiPriority w:val="99"/>
    <w:semiHidden/>
    <w:unhideWhenUsed/>
    <w:rsid w:val="00F1733B"/>
    <w:rPr>
      <w:sz w:val="16"/>
      <w:szCs w:val="16"/>
    </w:rPr>
  </w:style>
  <w:style w:type="paragraph" w:styleId="CommentText">
    <w:name w:val="annotation text"/>
    <w:basedOn w:val="Normal"/>
    <w:link w:val="CommentTextChar"/>
    <w:uiPriority w:val="99"/>
    <w:unhideWhenUsed/>
    <w:rsid w:val="00F1733B"/>
    <w:pPr>
      <w:spacing w:line="240" w:lineRule="auto"/>
    </w:pPr>
    <w:rPr>
      <w:sz w:val="20"/>
      <w:szCs w:val="20"/>
    </w:rPr>
  </w:style>
  <w:style w:type="character" w:customStyle="1" w:styleId="CommentTextChar">
    <w:name w:val="Comment Text Char"/>
    <w:basedOn w:val="DefaultParagraphFont"/>
    <w:link w:val="CommentText"/>
    <w:uiPriority w:val="99"/>
    <w:rsid w:val="00F1733B"/>
    <w:rPr>
      <w:sz w:val="20"/>
      <w:szCs w:val="20"/>
    </w:rPr>
  </w:style>
  <w:style w:type="paragraph" w:styleId="CommentSubject">
    <w:name w:val="annotation subject"/>
    <w:basedOn w:val="CommentText"/>
    <w:next w:val="CommentText"/>
    <w:link w:val="CommentSubjectChar"/>
    <w:uiPriority w:val="99"/>
    <w:semiHidden/>
    <w:unhideWhenUsed/>
    <w:rsid w:val="00F1733B"/>
    <w:rPr>
      <w:b/>
      <w:bCs/>
    </w:rPr>
  </w:style>
  <w:style w:type="character" w:customStyle="1" w:styleId="CommentSubjectChar">
    <w:name w:val="Comment Subject Char"/>
    <w:basedOn w:val="CommentTextChar"/>
    <w:link w:val="CommentSubject"/>
    <w:uiPriority w:val="99"/>
    <w:semiHidden/>
    <w:rsid w:val="00F1733B"/>
    <w:rPr>
      <w:b/>
      <w:bCs/>
      <w:sz w:val="20"/>
      <w:szCs w:val="20"/>
    </w:rPr>
  </w:style>
  <w:style w:type="paragraph" w:styleId="Revision">
    <w:name w:val="Revision"/>
    <w:hidden/>
    <w:uiPriority w:val="99"/>
    <w:semiHidden/>
    <w:rsid w:val="00E02677"/>
    <w:pPr>
      <w:spacing w:after="0" w:line="240" w:lineRule="auto"/>
    </w:pPr>
  </w:style>
  <w:style w:type="character" w:customStyle="1" w:styleId="normaltextrun">
    <w:name w:val="normaltextrun"/>
    <w:basedOn w:val="DefaultParagraphFont"/>
    <w:rsid w:val="0074514E"/>
  </w:style>
  <w:style w:type="character" w:customStyle="1" w:styleId="eop">
    <w:name w:val="eop"/>
    <w:basedOn w:val="DefaultParagraphFont"/>
    <w:rsid w:val="0074514E"/>
  </w:style>
  <w:style w:type="paragraph" w:customStyle="1" w:styleId="paragraph">
    <w:name w:val="paragraph"/>
    <w:basedOn w:val="Normal"/>
    <w:rsid w:val="007451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74514E"/>
  </w:style>
  <w:style w:type="character" w:customStyle="1" w:styleId="Heading4Char">
    <w:name w:val="Heading 4 Char"/>
    <w:basedOn w:val="DefaultParagraphFont"/>
    <w:link w:val="Heading4"/>
    <w:uiPriority w:val="9"/>
    <w:semiHidden/>
    <w:rsid w:val="007F6AD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626">
      <w:bodyDiv w:val="1"/>
      <w:marLeft w:val="0"/>
      <w:marRight w:val="0"/>
      <w:marTop w:val="0"/>
      <w:marBottom w:val="0"/>
      <w:divBdr>
        <w:top w:val="none" w:sz="0" w:space="0" w:color="auto"/>
        <w:left w:val="none" w:sz="0" w:space="0" w:color="auto"/>
        <w:bottom w:val="none" w:sz="0" w:space="0" w:color="auto"/>
        <w:right w:val="none" w:sz="0" w:space="0" w:color="auto"/>
      </w:divBdr>
      <w:divsChild>
        <w:div w:id="1491943802">
          <w:marLeft w:val="0"/>
          <w:marRight w:val="0"/>
          <w:marTop w:val="0"/>
          <w:marBottom w:val="0"/>
          <w:divBdr>
            <w:top w:val="none" w:sz="0" w:space="0" w:color="auto"/>
            <w:left w:val="none" w:sz="0" w:space="0" w:color="auto"/>
            <w:bottom w:val="none" w:sz="0" w:space="0" w:color="auto"/>
            <w:right w:val="none" w:sz="0" w:space="0" w:color="auto"/>
          </w:divBdr>
        </w:div>
        <w:div w:id="1559828339">
          <w:marLeft w:val="0"/>
          <w:marRight w:val="0"/>
          <w:marTop w:val="0"/>
          <w:marBottom w:val="0"/>
          <w:divBdr>
            <w:top w:val="none" w:sz="0" w:space="0" w:color="auto"/>
            <w:left w:val="none" w:sz="0" w:space="0" w:color="auto"/>
            <w:bottom w:val="none" w:sz="0" w:space="0" w:color="auto"/>
            <w:right w:val="none" w:sz="0" w:space="0" w:color="auto"/>
          </w:divBdr>
          <w:divsChild>
            <w:div w:id="2111662318">
              <w:marLeft w:val="0"/>
              <w:marRight w:val="0"/>
              <w:marTop w:val="0"/>
              <w:marBottom w:val="0"/>
              <w:divBdr>
                <w:top w:val="none" w:sz="0" w:space="0" w:color="auto"/>
                <w:left w:val="none" w:sz="0" w:space="0" w:color="auto"/>
                <w:bottom w:val="none" w:sz="0" w:space="0" w:color="auto"/>
                <w:right w:val="none" w:sz="0" w:space="0" w:color="auto"/>
              </w:divBdr>
            </w:div>
            <w:div w:id="323707500">
              <w:marLeft w:val="0"/>
              <w:marRight w:val="0"/>
              <w:marTop w:val="0"/>
              <w:marBottom w:val="0"/>
              <w:divBdr>
                <w:top w:val="none" w:sz="0" w:space="0" w:color="auto"/>
                <w:left w:val="none" w:sz="0" w:space="0" w:color="auto"/>
                <w:bottom w:val="none" w:sz="0" w:space="0" w:color="auto"/>
                <w:right w:val="none" w:sz="0" w:space="0" w:color="auto"/>
              </w:divBdr>
            </w:div>
          </w:divsChild>
        </w:div>
        <w:div w:id="1587692464">
          <w:marLeft w:val="0"/>
          <w:marRight w:val="0"/>
          <w:marTop w:val="0"/>
          <w:marBottom w:val="0"/>
          <w:divBdr>
            <w:top w:val="none" w:sz="0" w:space="0" w:color="auto"/>
            <w:left w:val="none" w:sz="0" w:space="0" w:color="auto"/>
            <w:bottom w:val="none" w:sz="0" w:space="0" w:color="auto"/>
            <w:right w:val="none" w:sz="0" w:space="0" w:color="auto"/>
          </w:divBdr>
          <w:divsChild>
            <w:div w:id="706833525">
              <w:marLeft w:val="0"/>
              <w:marRight w:val="0"/>
              <w:marTop w:val="0"/>
              <w:marBottom w:val="0"/>
              <w:divBdr>
                <w:top w:val="none" w:sz="0" w:space="0" w:color="auto"/>
                <w:left w:val="none" w:sz="0" w:space="0" w:color="auto"/>
                <w:bottom w:val="none" w:sz="0" w:space="0" w:color="auto"/>
                <w:right w:val="none" w:sz="0" w:space="0" w:color="auto"/>
              </w:divBdr>
            </w:div>
          </w:divsChild>
        </w:div>
        <w:div w:id="442072410">
          <w:marLeft w:val="0"/>
          <w:marRight w:val="0"/>
          <w:marTop w:val="0"/>
          <w:marBottom w:val="0"/>
          <w:divBdr>
            <w:top w:val="none" w:sz="0" w:space="0" w:color="auto"/>
            <w:left w:val="none" w:sz="0" w:space="0" w:color="auto"/>
            <w:bottom w:val="none" w:sz="0" w:space="0" w:color="auto"/>
            <w:right w:val="none" w:sz="0" w:space="0" w:color="auto"/>
          </w:divBdr>
          <w:divsChild>
            <w:div w:id="1219971405">
              <w:marLeft w:val="0"/>
              <w:marRight w:val="0"/>
              <w:marTop w:val="0"/>
              <w:marBottom w:val="0"/>
              <w:divBdr>
                <w:top w:val="none" w:sz="0" w:space="0" w:color="auto"/>
                <w:left w:val="none" w:sz="0" w:space="0" w:color="auto"/>
                <w:bottom w:val="none" w:sz="0" w:space="0" w:color="auto"/>
                <w:right w:val="none" w:sz="0" w:space="0" w:color="auto"/>
              </w:divBdr>
            </w:div>
          </w:divsChild>
        </w:div>
        <w:div w:id="166136030">
          <w:marLeft w:val="0"/>
          <w:marRight w:val="0"/>
          <w:marTop w:val="0"/>
          <w:marBottom w:val="0"/>
          <w:divBdr>
            <w:top w:val="none" w:sz="0" w:space="0" w:color="auto"/>
            <w:left w:val="none" w:sz="0" w:space="0" w:color="auto"/>
            <w:bottom w:val="none" w:sz="0" w:space="0" w:color="auto"/>
            <w:right w:val="none" w:sz="0" w:space="0" w:color="auto"/>
          </w:divBdr>
        </w:div>
        <w:div w:id="890846856">
          <w:marLeft w:val="0"/>
          <w:marRight w:val="0"/>
          <w:marTop w:val="0"/>
          <w:marBottom w:val="0"/>
          <w:divBdr>
            <w:top w:val="none" w:sz="0" w:space="0" w:color="auto"/>
            <w:left w:val="none" w:sz="0" w:space="0" w:color="auto"/>
            <w:bottom w:val="none" w:sz="0" w:space="0" w:color="auto"/>
            <w:right w:val="none" w:sz="0" w:space="0" w:color="auto"/>
          </w:divBdr>
        </w:div>
        <w:div w:id="2082409649">
          <w:marLeft w:val="0"/>
          <w:marRight w:val="0"/>
          <w:marTop w:val="0"/>
          <w:marBottom w:val="0"/>
          <w:divBdr>
            <w:top w:val="none" w:sz="0" w:space="0" w:color="auto"/>
            <w:left w:val="none" w:sz="0" w:space="0" w:color="auto"/>
            <w:bottom w:val="none" w:sz="0" w:space="0" w:color="auto"/>
            <w:right w:val="none" w:sz="0" w:space="0" w:color="auto"/>
          </w:divBdr>
        </w:div>
        <w:div w:id="1218586600">
          <w:marLeft w:val="0"/>
          <w:marRight w:val="0"/>
          <w:marTop w:val="0"/>
          <w:marBottom w:val="0"/>
          <w:divBdr>
            <w:top w:val="none" w:sz="0" w:space="0" w:color="auto"/>
            <w:left w:val="none" w:sz="0" w:space="0" w:color="auto"/>
            <w:bottom w:val="none" w:sz="0" w:space="0" w:color="auto"/>
            <w:right w:val="none" w:sz="0" w:space="0" w:color="auto"/>
          </w:divBdr>
        </w:div>
      </w:divsChild>
    </w:div>
    <w:div w:id="143283461">
      <w:bodyDiv w:val="1"/>
      <w:marLeft w:val="0"/>
      <w:marRight w:val="0"/>
      <w:marTop w:val="0"/>
      <w:marBottom w:val="0"/>
      <w:divBdr>
        <w:top w:val="none" w:sz="0" w:space="0" w:color="auto"/>
        <w:left w:val="none" w:sz="0" w:space="0" w:color="auto"/>
        <w:bottom w:val="none" w:sz="0" w:space="0" w:color="auto"/>
        <w:right w:val="none" w:sz="0" w:space="0" w:color="auto"/>
      </w:divBdr>
      <w:divsChild>
        <w:div w:id="696272723">
          <w:marLeft w:val="0"/>
          <w:marRight w:val="0"/>
          <w:marTop w:val="0"/>
          <w:marBottom w:val="0"/>
          <w:divBdr>
            <w:top w:val="none" w:sz="0" w:space="0" w:color="auto"/>
            <w:left w:val="none" w:sz="0" w:space="0" w:color="auto"/>
            <w:bottom w:val="none" w:sz="0" w:space="0" w:color="auto"/>
            <w:right w:val="none" w:sz="0" w:space="0" w:color="auto"/>
          </w:divBdr>
        </w:div>
        <w:div w:id="1303267968">
          <w:marLeft w:val="0"/>
          <w:marRight w:val="0"/>
          <w:marTop w:val="0"/>
          <w:marBottom w:val="0"/>
          <w:divBdr>
            <w:top w:val="none" w:sz="0" w:space="0" w:color="auto"/>
            <w:left w:val="none" w:sz="0" w:space="0" w:color="auto"/>
            <w:bottom w:val="none" w:sz="0" w:space="0" w:color="auto"/>
            <w:right w:val="none" w:sz="0" w:space="0" w:color="auto"/>
          </w:divBdr>
          <w:divsChild>
            <w:div w:id="407112506">
              <w:marLeft w:val="-225"/>
              <w:marRight w:val="-225"/>
              <w:marTop w:val="0"/>
              <w:marBottom w:val="0"/>
              <w:divBdr>
                <w:top w:val="none" w:sz="0" w:space="0" w:color="auto"/>
                <w:left w:val="none" w:sz="0" w:space="0" w:color="auto"/>
                <w:bottom w:val="none" w:sz="0" w:space="0" w:color="auto"/>
                <w:right w:val="none" w:sz="0" w:space="0" w:color="auto"/>
              </w:divBdr>
              <w:divsChild>
                <w:div w:id="1562862600">
                  <w:marLeft w:val="0"/>
                  <w:marRight w:val="0"/>
                  <w:marTop w:val="0"/>
                  <w:marBottom w:val="0"/>
                  <w:divBdr>
                    <w:top w:val="none" w:sz="0" w:space="0" w:color="auto"/>
                    <w:left w:val="none" w:sz="0" w:space="0" w:color="auto"/>
                    <w:bottom w:val="none" w:sz="0" w:space="0" w:color="auto"/>
                    <w:right w:val="none" w:sz="0" w:space="0" w:color="auto"/>
                  </w:divBdr>
                </w:div>
                <w:div w:id="5059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70414">
          <w:marLeft w:val="0"/>
          <w:marRight w:val="0"/>
          <w:marTop w:val="0"/>
          <w:marBottom w:val="0"/>
          <w:divBdr>
            <w:top w:val="none" w:sz="0" w:space="0" w:color="auto"/>
            <w:left w:val="none" w:sz="0" w:space="0" w:color="auto"/>
            <w:bottom w:val="none" w:sz="0" w:space="0" w:color="auto"/>
            <w:right w:val="none" w:sz="0" w:space="0" w:color="auto"/>
          </w:divBdr>
          <w:divsChild>
            <w:div w:id="1912616529">
              <w:marLeft w:val="0"/>
              <w:marRight w:val="0"/>
              <w:marTop w:val="0"/>
              <w:marBottom w:val="0"/>
              <w:divBdr>
                <w:top w:val="none" w:sz="0" w:space="0" w:color="auto"/>
                <w:left w:val="none" w:sz="0" w:space="0" w:color="auto"/>
                <w:bottom w:val="none" w:sz="0" w:space="0" w:color="auto"/>
                <w:right w:val="none" w:sz="0" w:space="0" w:color="auto"/>
              </w:divBdr>
            </w:div>
          </w:divsChild>
        </w:div>
        <w:div w:id="662011195">
          <w:marLeft w:val="0"/>
          <w:marRight w:val="0"/>
          <w:marTop w:val="0"/>
          <w:marBottom w:val="0"/>
          <w:divBdr>
            <w:top w:val="none" w:sz="0" w:space="0" w:color="auto"/>
            <w:left w:val="none" w:sz="0" w:space="0" w:color="auto"/>
            <w:bottom w:val="none" w:sz="0" w:space="0" w:color="auto"/>
            <w:right w:val="none" w:sz="0" w:space="0" w:color="auto"/>
          </w:divBdr>
          <w:divsChild>
            <w:div w:id="188759135">
              <w:marLeft w:val="-225"/>
              <w:marRight w:val="-225"/>
              <w:marTop w:val="0"/>
              <w:marBottom w:val="0"/>
              <w:divBdr>
                <w:top w:val="none" w:sz="0" w:space="0" w:color="auto"/>
                <w:left w:val="none" w:sz="0" w:space="0" w:color="auto"/>
                <w:bottom w:val="none" w:sz="0" w:space="0" w:color="auto"/>
                <w:right w:val="none" w:sz="0" w:space="0" w:color="auto"/>
              </w:divBdr>
              <w:divsChild>
                <w:div w:id="690181858">
                  <w:marLeft w:val="0"/>
                  <w:marRight w:val="0"/>
                  <w:marTop w:val="0"/>
                  <w:marBottom w:val="0"/>
                  <w:divBdr>
                    <w:top w:val="none" w:sz="0" w:space="0" w:color="auto"/>
                    <w:left w:val="none" w:sz="0" w:space="0" w:color="auto"/>
                    <w:bottom w:val="none" w:sz="0" w:space="0" w:color="auto"/>
                    <w:right w:val="none" w:sz="0" w:space="0" w:color="auto"/>
                  </w:divBdr>
                </w:div>
                <w:div w:id="8291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3154">
          <w:marLeft w:val="0"/>
          <w:marRight w:val="0"/>
          <w:marTop w:val="0"/>
          <w:marBottom w:val="0"/>
          <w:divBdr>
            <w:top w:val="none" w:sz="0" w:space="0" w:color="auto"/>
            <w:left w:val="none" w:sz="0" w:space="0" w:color="auto"/>
            <w:bottom w:val="none" w:sz="0" w:space="0" w:color="auto"/>
            <w:right w:val="none" w:sz="0" w:space="0" w:color="auto"/>
          </w:divBdr>
        </w:div>
        <w:div w:id="2006663593">
          <w:marLeft w:val="0"/>
          <w:marRight w:val="0"/>
          <w:marTop w:val="0"/>
          <w:marBottom w:val="0"/>
          <w:divBdr>
            <w:top w:val="none" w:sz="0" w:space="0" w:color="auto"/>
            <w:left w:val="none" w:sz="0" w:space="0" w:color="auto"/>
            <w:bottom w:val="none" w:sz="0" w:space="0" w:color="auto"/>
            <w:right w:val="none" w:sz="0" w:space="0" w:color="auto"/>
          </w:divBdr>
          <w:divsChild>
            <w:div w:id="1014527934">
              <w:marLeft w:val="0"/>
              <w:marRight w:val="0"/>
              <w:marTop w:val="0"/>
              <w:marBottom w:val="0"/>
              <w:divBdr>
                <w:top w:val="none" w:sz="0" w:space="0" w:color="auto"/>
                <w:left w:val="none" w:sz="0" w:space="0" w:color="auto"/>
                <w:bottom w:val="none" w:sz="0" w:space="0" w:color="auto"/>
                <w:right w:val="none" w:sz="0" w:space="0" w:color="auto"/>
              </w:divBdr>
            </w:div>
            <w:div w:id="690838289">
              <w:marLeft w:val="0"/>
              <w:marRight w:val="0"/>
              <w:marTop w:val="0"/>
              <w:marBottom w:val="0"/>
              <w:divBdr>
                <w:top w:val="none" w:sz="0" w:space="0" w:color="auto"/>
                <w:left w:val="none" w:sz="0" w:space="0" w:color="auto"/>
                <w:bottom w:val="none" w:sz="0" w:space="0" w:color="auto"/>
                <w:right w:val="none" w:sz="0" w:space="0" w:color="auto"/>
              </w:divBdr>
            </w:div>
            <w:div w:id="194970483">
              <w:marLeft w:val="0"/>
              <w:marRight w:val="0"/>
              <w:marTop w:val="0"/>
              <w:marBottom w:val="0"/>
              <w:divBdr>
                <w:top w:val="none" w:sz="0" w:space="0" w:color="auto"/>
                <w:left w:val="none" w:sz="0" w:space="0" w:color="auto"/>
                <w:bottom w:val="none" w:sz="0" w:space="0" w:color="auto"/>
                <w:right w:val="none" w:sz="0" w:space="0" w:color="auto"/>
              </w:divBdr>
            </w:div>
            <w:div w:id="834151016">
              <w:marLeft w:val="0"/>
              <w:marRight w:val="0"/>
              <w:marTop w:val="0"/>
              <w:marBottom w:val="0"/>
              <w:divBdr>
                <w:top w:val="none" w:sz="0" w:space="0" w:color="auto"/>
                <w:left w:val="none" w:sz="0" w:space="0" w:color="auto"/>
                <w:bottom w:val="none" w:sz="0" w:space="0" w:color="auto"/>
                <w:right w:val="none" w:sz="0" w:space="0" w:color="auto"/>
              </w:divBdr>
            </w:div>
          </w:divsChild>
        </w:div>
        <w:div w:id="2094084587">
          <w:marLeft w:val="0"/>
          <w:marRight w:val="0"/>
          <w:marTop w:val="0"/>
          <w:marBottom w:val="0"/>
          <w:divBdr>
            <w:top w:val="none" w:sz="0" w:space="0" w:color="auto"/>
            <w:left w:val="none" w:sz="0" w:space="0" w:color="auto"/>
            <w:bottom w:val="none" w:sz="0" w:space="0" w:color="auto"/>
            <w:right w:val="none" w:sz="0" w:space="0" w:color="auto"/>
          </w:divBdr>
        </w:div>
      </w:divsChild>
    </w:div>
    <w:div w:id="737170950">
      <w:bodyDiv w:val="1"/>
      <w:marLeft w:val="0"/>
      <w:marRight w:val="0"/>
      <w:marTop w:val="0"/>
      <w:marBottom w:val="0"/>
      <w:divBdr>
        <w:top w:val="none" w:sz="0" w:space="0" w:color="auto"/>
        <w:left w:val="none" w:sz="0" w:space="0" w:color="auto"/>
        <w:bottom w:val="none" w:sz="0" w:space="0" w:color="auto"/>
        <w:right w:val="none" w:sz="0" w:space="0" w:color="auto"/>
      </w:divBdr>
      <w:divsChild>
        <w:div w:id="238755420">
          <w:marLeft w:val="0"/>
          <w:marRight w:val="0"/>
          <w:marTop w:val="0"/>
          <w:marBottom w:val="0"/>
          <w:divBdr>
            <w:top w:val="none" w:sz="0" w:space="0" w:color="auto"/>
            <w:left w:val="none" w:sz="0" w:space="0" w:color="auto"/>
            <w:bottom w:val="none" w:sz="0" w:space="0" w:color="auto"/>
            <w:right w:val="none" w:sz="0" w:space="0" w:color="auto"/>
          </w:divBdr>
        </w:div>
        <w:div w:id="1330209118">
          <w:marLeft w:val="0"/>
          <w:marRight w:val="0"/>
          <w:marTop w:val="0"/>
          <w:marBottom w:val="0"/>
          <w:divBdr>
            <w:top w:val="none" w:sz="0" w:space="0" w:color="auto"/>
            <w:left w:val="none" w:sz="0" w:space="0" w:color="auto"/>
            <w:bottom w:val="none" w:sz="0" w:space="0" w:color="auto"/>
            <w:right w:val="none" w:sz="0" w:space="0" w:color="auto"/>
          </w:divBdr>
          <w:divsChild>
            <w:div w:id="192156662">
              <w:marLeft w:val="-225"/>
              <w:marRight w:val="-225"/>
              <w:marTop w:val="0"/>
              <w:marBottom w:val="0"/>
              <w:divBdr>
                <w:top w:val="none" w:sz="0" w:space="0" w:color="auto"/>
                <w:left w:val="none" w:sz="0" w:space="0" w:color="auto"/>
                <w:bottom w:val="none" w:sz="0" w:space="0" w:color="auto"/>
                <w:right w:val="none" w:sz="0" w:space="0" w:color="auto"/>
              </w:divBdr>
              <w:divsChild>
                <w:div w:id="1388214185">
                  <w:marLeft w:val="0"/>
                  <w:marRight w:val="0"/>
                  <w:marTop w:val="0"/>
                  <w:marBottom w:val="0"/>
                  <w:divBdr>
                    <w:top w:val="none" w:sz="0" w:space="0" w:color="auto"/>
                    <w:left w:val="none" w:sz="0" w:space="0" w:color="auto"/>
                    <w:bottom w:val="none" w:sz="0" w:space="0" w:color="auto"/>
                    <w:right w:val="none" w:sz="0" w:space="0" w:color="auto"/>
                  </w:divBdr>
                </w:div>
                <w:div w:id="7948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492">
          <w:marLeft w:val="0"/>
          <w:marRight w:val="0"/>
          <w:marTop w:val="0"/>
          <w:marBottom w:val="0"/>
          <w:divBdr>
            <w:top w:val="none" w:sz="0" w:space="0" w:color="auto"/>
            <w:left w:val="none" w:sz="0" w:space="0" w:color="auto"/>
            <w:bottom w:val="none" w:sz="0" w:space="0" w:color="auto"/>
            <w:right w:val="none" w:sz="0" w:space="0" w:color="auto"/>
          </w:divBdr>
          <w:divsChild>
            <w:div w:id="1954053633">
              <w:marLeft w:val="-225"/>
              <w:marRight w:val="-225"/>
              <w:marTop w:val="0"/>
              <w:marBottom w:val="0"/>
              <w:divBdr>
                <w:top w:val="none" w:sz="0" w:space="0" w:color="auto"/>
                <w:left w:val="none" w:sz="0" w:space="0" w:color="auto"/>
                <w:bottom w:val="none" w:sz="0" w:space="0" w:color="auto"/>
                <w:right w:val="none" w:sz="0" w:space="0" w:color="auto"/>
              </w:divBdr>
              <w:divsChild>
                <w:div w:id="2030905225">
                  <w:marLeft w:val="0"/>
                  <w:marRight w:val="0"/>
                  <w:marTop w:val="0"/>
                  <w:marBottom w:val="0"/>
                  <w:divBdr>
                    <w:top w:val="none" w:sz="0" w:space="0" w:color="auto"/>
                    <w:left w:val="none" w:sz="0" w:space="0" w:color="auto"/>
                    <w:bottom w:val="none" w:sz="0" w:space="0" w:color="auto"/>
                    <w:right w:val="none" w:sz="0" w:space="0" w:color="auto"/>
                  </w:divBdr>
                </w:div>
                <w:div w:id="11568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604">
          <w:marLeft w:val="0"/>
          <w:marRight w:val="0"/>
          <w:marTop w:val="0"/>
          <w:marBottom w:val="0"/>
          <w:divBdr>
            <w:top w:val="none" w:sz="0" w:space="0" w:color="auto"/>
            <w:left w:val="none" w:sz="0" w:space="0" w:color="auto"/>
            <w:bottom w:val="none" w:sz="0" w:space="0" w:color="auto"/>
            <w:right w:val="none" w:sz="0" w:space="0" w:color="auto"/>
          </w:divBdr>
        </w:div>
        <w:div w:id="1411803954">
          <w:marLeft w:val="0"/>
          <w:marRight w:val="0"/>
          <w:marTop w:val="0"/>
          <w:marBottom w:val="0"/>
          <w:divBdr>
            <w:top w:val="none" w:sz="0" w:space="0" w:color="auto"/>
            <w:left w:val="none" w:sz="0" w:space="0" w:color="auto"/>
            <w:bottom w:val="none" w:sz="0" w:space="0" w:color="auto"/>
            <w:right w:val="none" w:sz="0" w:space="0" w:color="auto"/>
          </w:divBdr>
        </w:div>
        <w:div w:id="528689146">
          <w:marLeft w:val="0"/>
          <w:marRight w:val="0"/>
          <w:marTop w:val="0"/>
          <w:marBottom w:val="0"/>
          <w:divBdr>
            <w:top w:val="none" w:sz="0" w:space="0" w:color="auto"/>
            <w:left w:val="none" w:sz="0" w:space="0" w:color="auto"/>
            <w:bottom w:val="none" w:sz="0" w:space="0" w:color="auto"/>
            <w:right w:val="none" w:sz="0" w:space="0" w:color="auto"/>
          </w:divBdr>
          <w:divsChild>
            <w:div w:id="1627855090">
              <w:marLeft w:val="0"/>
              <w:marRight w:val="0"/>
              <w:marTop w:val="0"/>
              <w:marBottom w:val="0"/>
              <w:divBdr>
                <w:top w:val="none" w:sz="0" w:space="0" w:color="auto"/>
                <w:left w:val="none" w:sz="0" w:space="0" w:color="auto"/>
                <w:bottom w:val="none" w:sz="0" w:space="0" w:color="auto"/>
                <w:right w:val="none" w:sz="0" w:space="0" w:color="auto"/>
              </w:divBdr>
            </w:div>
            <w:div w:id="2083529698">
              <w:marLeft w:val="0"/>
              <w:marRight w:val="0"/>
              <w:marTop w:val="0"/>
              <w:marBottom w:val="0"/>
              <w:divBdr>
                <w:top w:val="none" w:sz="0" w:space="0" w:color="auto"/>
                <w:left w:val="none" w:sz="0" w:space="0" w:color="auto"/>
                <w:bottom w:val="none" w:sz="0" w:space="0" w:color="auto"/>
                <w:right w:val="none" w:sz="0" w:space="0" w:color="auto"/>
              </w:divBdr>
            </w:div>
          </w:divsChild>
        </w:div>
        <w:div w:id="724060212">
          <w:marLeft w:val="0"/>
          <w:marRight w:val="0"/>
          <w:marTop w:val="0"/>
          <w:marBottom w:val="0"/>
          <w:divBdr>
            <w:top w:val="none" w:sz="0" w:space="0" w:color="auto"/>
            <w:left w:val="none" w:sz="0" w:space="0" w:color="auto"/>
            <w:bottom w:val="none" w:sz="0" w:space="0" w:color="auto"/>
            <w:right w:val="none" w:sz="0" w:space="0" w:color="auto"/>
          </w:divBdr>
        </w:div>
        <w:div w:id="1003051075">
          <w:marLeft w:val="0"/>
          <w:marRight w:val="0"/>
          <w:marTop w:val="0"/>
          <w:marBottom w:val="0"/>
          <w:divBdr>
            <w:top w:val="none" w:sz="0" w:space="0" w:color="auto"/>
            <w:left w:val="none" w:sz="0" w:space="0" w:color="auto"/>
            <w:bottom w:val="none" w:sz="0" w:space="0" w:color="auto"/>
            <w:right w:val="none" w:sz="0" w:space="0" w:color="auto"/>
          </w:divBdr>
        </w:div>
      </w:divsChild>
    </w:div>
    <w:div w:id="902449942">
      <w:bodyDiv w:val="1"/>
      <w:marLeft w:val="0"/>
      <w:marRight w:val="0"/>
      <w:marTop w:val="0"/>
      <w:marBottom w:val="0"/>
      <w:divBdr>
        <w:top w:val="none" w:sz="0" w:space="0" w:color="auto"/>
        <w:left w:val="none" w:sz="0" w:space="0" w:color="auto"/>
        <w:bottom w:val="none" w:sz="0" w:space="0" w:color="auto"/>
        <w:right w:val="none" w:sz="0" w:space="0" w:color="auto"/>
      </w:divBdr>
      <w:divsChild>
        <w:div w:id="570774769">
          <w:marLeft w:val="0"/>
          <w:marRight w:val="0"/>
          <w:marTop w:val="0"/>
          <w:marBottom w:val="0"/>
          <w:divBdr>
            <w:top w:val="none" w:sz="0" w:space="0" w:color="auto"/>
            <w:left w:val="none" w:sz="0" w:space="0" w:color="auto"/>
            <w:bottom w:val="none" w:sz="0" w:space="0" w:color="auto"/>
            <w:right w:val="none" w:sz="0" w:space="0" w:color="auto"/>
          </w:divBdr>
        </w:div>
        <w:div w:id="2063601556">
          <w:marLeft w:val="0"/>
          <w:marRight w:val="0"/>
          <w:marTop w:val="0"/>
          <w:marBottom w:val="0"/>
          <w:divBdr>
            <w:top w:val="none" w:sz="0" w:space="0" w:color="auto"/>
            <w:left w:val="none" w:sz="0" w:space="0" w:color="auto"/>
            <w:bottom w:val="none" w:sz="0" w:space="0" w:color="auto"/>
            <w:right w:val="none" w:sz="0" w:space="0" w:color="auto"/>
          </w:divBdr>
          <w:divsChild>
            <w:div w:id="1574121001">
              <w:marLeft w:val="0"/>
              <w:marRight w:val="0"/>
              <w:marTop w:val="0"/>
              <w:marBottom w:val="0"/>
              <w:divBdr>
                <w:top w:val="none" w:sz="0" w:space="0" w:color="auto"/>
                <w:left w:val="none" w:sz="0" w:space="0" w:color="auto"/>
                <w:bottom w:val="none" w:sz="0" w:space="0" w:color="auto"/>
                <w:right w:val="none" w:sz="0" w:space="0" w:color="auto"/>
              </w:divBdr>
              <w:divsChild>
                <w:div w:id="957679469">
                  <w:marLeft w:val="-225"/>
                  <w:marRight w:val="-225"/>
                  <w:marTop w:val="0"/>
                  <w:marBottom w:val="0"/>
                  <w:divBdr>
                    <w:top w:val="none" w:sz="0" w:space="0" w:color="auto"/>
                    <w:left w:val="none" w:sz="0" w:space="0" w:color="auto"/>
                    <w:bottom w:val="none" w:sz="0" w:space="0" w:color="auto"/>
                    <w:right w:val="none" w:sz="0" w:space="0" w:color="auto"/>
                  </w:divBdr>
                  <w:divsChild>
                    <w:div w:id="1130243788">
                      <w:marLeft w:val="0"/>
                      <w:marRight w:val="0"/>
                      <w:marTop w:val="0"/>
                      <w:marBottom w:val="0"/>
                      <w:divBdr>
                        <w:top w:val="none" w:sz="0" w:space="0" w:color="auto"/>
                        <w:left w:val="none" w:sz="0" w:space="0" w:color="auto"/>
                        <w:bottom w:val="none" w:sz="0" w:space="0" w:color="auto"/>
                        <w:right w:val="none" w:sz="0" w:space="0" w:color="auto"/>
                      </w:divBdr>
                    </w:div>
                    <w:div w:id="457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781783">
          <w:marLeft w:val="0"/>
          <w:marRight w:val="0"/>
          <w:marTop w:val="0"/>
          <w:marBottom w:val="0"/>
          <w:divBdr>
            <w:top w:val="none" w:sz="0" w:space="0" w:color="auto"/>
            <w:left w:val="none" w:sz="0" w:space="0" w:color="auto"/>
            <w:bottom w:val="none" w:sz="0" w:space="0" w:color="auto"/>
            <w:right w:val="none" w:sz="0" w:space="0" w:color="auto"/>
          </w:divBdr>
        </w:div>
        <w:div w:id="129061898">
          <w:marLeft w:val="0"/>
          <w:marRight w:val="0"/>
          <w:marTop w:val="0"/>
          <w:marBottom w:val="0"/>
          <w:divBdr>
            <w:top w:val="none" w:sz="0" w:space="0" w:color="auto"/>
            <w:left w:val="none" w:sz="0" w:space="0" w:color="auto"/>
            <w:bottom w:val="none" w:sz="0" w:space="0" w:color="auto"/>
            <w:right w:val="none" w:sz="0" w:space="0" w:color="auto"/>
          </w:divBdr>
          <w:divsChild>
            <w:div w:id="1679960821">
              <w:marLeft w:val="-225"/>
              <w:marRight w:val="-225"/>
              <w:marTop w:val="0"/>
              <w:marBottom w:val="0"/>
              <w:divBdr>
                <w:top w:val="none" w:sz="0" w:space="0" w:color="auto"/>
                <w:left w:val="none" w:sz="0" w:space="0" w:color="auto"/>
                <w:bottom w:val="none" w:sz="0" w:space="0" w:color="auto"/>
                <w:right w:val="none" w:sz="0" w:space="0" w:color="auto"/>
              </w:divBdr>
              <w:divsChild>
                <w:div w:id="631911619">
                  <w:marLeft w:val="0"/>
                  <w:marRight w:val="0"/>
                  <w:marTop w:val="0"/>
                  <w:marBottom w:val="0"/>
                  <w:divBdr>
                    <w:top w:val="none" w:sz="0" w:space="0" w:color="auto"/>
                    <w:left w:val="none" w:sz="0" w:space="0" w:color="auto"/>
                    <w:bottom w:val="none" w:sz="0" w:space="0" w:color="auto"/>
                    <w:right w:val="none" w:sz="0" w:space="0" w:color="auto"/>
                  </w:divBdr>
                </w:div>
                <w:div w:id="11048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5330">
      <w:bodyDiv w:val="1"/>
      <w:marLeft w:val="0"/>
      <w:marRight w:val="0"/>
      <w:marTop w:val="0"/>
      <w:marBottom w:val="0"/>
      <w:divBdr>
        <w:top w:val="none" w:sz="0" w:space="0" w:color="auto"/>
        <w:left w:val="none" w:sz="0" w:space="0" w:color="auto"/>
        <w:bottom w:val="none" w:sz="0" w:space="0" w:color="auto"/>
        <w:right w:val="none" w:sz="0" w:space="0" w:color="auto"/>
      </w:divBdr>
      <w:divsChild>
        <w:div w:id="1222713748">
          <w:marLeft w:val="0"/>
          <w:marRight w:val="0"/>
          <w:marTop w:val="0"/>
          <w:marBottom w:val="0"/>
          <w:divBdr>
            <w:top w:val="none" w:sz="0" w:space="0" w:color="auto"/>
            <w:left w:val="none" w:sz="0" w:space="0" w:color="auto"/>
            <w:bottom w:val="none" w:sz="0" w:space="0" w:color="auto"/>
            <w:right w:val="none" w:sz="0" w:space="0" w:color="auto"/>
          </w:divBdr>
        </w:div>
        <w:div w:id="2032367191">
          <w:marLeft w:val="0"/>
          <w:marRight w:val="0"/>
          <w:marTop w:val="0"/>
          <w:marBottom w:val="0"/>
          <w:divBdr>
            <w:top w:val="none" w:sz="0" w:space="0" w:color="auto"/>
            <w:left w:val="none" w:sz="0" w:space="0" w:color="auto"/>
            <w:bottom w:val="none" w:sz="0" w:space="0" w:color="auto"/>
            <w:right w:val="none" w:sz="0" w:space="0" w:color="auto"/>
          </w:divBdr>
          <w:divsChild>
            <w:div w:id="1011223446">
              <w:marLeft w:val="-225"/>
              <w:marRight w:val="-225"/>
              <w:marTop w:val="0"/>
              <w:marBottom w:val="0"/>
              <w:divBdr>
                <w:top w:val="none" w:sz="0" w:space="0" w:color="auto"/>
                <w:left w:val="none" w:sz="0" w:space="0" w:color="auto"/>
                <w:bottom w:val="none" w:sz="0" w:space="0" w:color="auto"/>
                <w:right w:val="none" w:sz="0" w:space="0" w:color="auto"/>
              </w:divBdr>
              <w:divsChild>
                <w:div w:id="1028526252">
                  <w:marLeft w:val="0"/>
                  <w:marRight w:val="0"/>
                  <w:marTop w:val="0"/>
                  <w:marBottom w:val="0"/>
                  <w:divBdr>
                    <w:top w:val="none" w:sz="0" w:space="0" w:color="auto"/>
                    <w:left w:val="none" w:sz="0" w:space="0" w:color="auto"/>
                    <w:bottom w:val="none" w:sz="0" w:space="0" w:color="auto"/>
                    <w:right w:val="none" w:sz="0" w:space="0" w:color="auto"/>
                  </w:divBdr>
                </w:div>
                <w:div w:id="3703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214">
          <w:marLeft w:val="0"/>
          <w:marRight w:val="0"/>
          <w:marTop w:val="0"/>
          <w:marBottom w:val="0"/>
          <w:divBdr>
            <w:top w:val="none" w:sz="0" w:space="0" w:color="auto"/>
            <w:left w:val="none" w:sz="0" w:space="0" w:color="auto"/>
            <w:bottom w:val="none" w:sz="0" w:space="0" w:color="auto"/>
            <w:right w:val="none" w:sz="0" w:space="0" w:color="auto"/>
          </w:divBdr>
          <w:divsChild>
            <w:div w:id="2047100086">
              <w:marLeft w:val="0"/>
              <w:marRight w:val="0"/>
              <w:marTop w:val="0"/>
              <w:marBottom w:val="0"/>
              <w:divBdr>
                <w:top w:val="none" w:sz="0" w:space="0" w:color="auto"/>
                <w:left w:val="none" w:sz="0" w:space="0" w:color="auto"/>
                <w:bottom w:val="none" w:sz="0" w:space="0" w:color="auto"/>
                <w:right w:val="none" w:sz="0" w:space="0" w:color="auto"/>
              </w:divBdr>
            </w:div>
          </w:divsChild>
        </w:div>
        <w:div w:id="1266116859">
          <w:marLeft w:val="0"/>
          <w:marRight w:val="0"/>
          <w:marTop w:val="0"/>
          <w:marBottom w:val="0"/>
          <w:divBdr>
            <w:top w:val="none" w:sz="0" w:space="0" w:color="auto"/>
            <w:left w:val="none" w:sz="0" w:space="0" w:color="auto"/>
            <w:bottom w:val="none" w:sz="0" w:space="0" w:color="auto"/>
            <w:right w:val="none" w:sz="0" w:space="0" w:color="auto"/>
          </w:divBdr>
          <w:divsChild>
            <w:div w:id="1500580666">
              <w:marLeft w:val="-225"/>
              <w:marRight w:val="-225"/>
              <w:marTop w:val="0"/>
              <w:marBottom w:val="0"/>
              <w:divBdr>
                <w:top w:val="none" w:sz="0" w:space="0" w:color="auto"/>
                <w:left w:val="none" w:sz="0" w:space="0" w:color="auto"/>
                <w:bottom w:val="none" w:sz="0" w:space="0" w:color="auto"/>
                <w:right w:val="none" w:sz="0" w:space="0" w:color="auto"/>
              </w:divBdr>
              <w:divsChild>
                <w:div w:id="1441147224">
                  <w:marLeft w:val="0"/>
                  <w:marRight w:val="0"/>
                  <w:marTop w:val="0"/>
                  <w:marBottom w:val="0"/>
                  <w:divBdr>
                    <w:top w:val="none" w:sz="0" w:space="0" w:color="auto"/>
                    <w:left w:val="none" w:sz="0" w:space="0" w:color="auto"/>
                    <w:bottom w:val="none" w:sz="0" w:space="0" w:color="auto"/>
                    <w:right w:val="none" w:sz="0" w:space="0" w:color="auto"/>
                  </w:divBdr>
                </w:div>
                <w:div w:id="8171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229">
          <w:marLeft w:val="0"/>
          <w:marRight w:val="0"/>
          <w:marTop w:val="0"/>
          <w:marBottom w:val="0"/>
          <w:divBdr>
            <w:top w:val="none" w:sz="0" w:space="0" w:color="auto"/>
            <w:left w:val="none" w:sz="0" w:space="0" w:color="auto"/>
            <w:bottom w:val="none" w:sz="0" w:space="0" w:color="auto"/>
            <w:right w:val="none" w:sz="0" w:space="0" w:color="auto"/>
          </w:divBdr>
        </w:div>
        <w:div w:id="1321471474">
          <w:marLeft w:val="0"/>
          <w:marRight w:val="0"/>
          <w:marTop w:val="0"/>
          <w:marBottom w:val="0"/>
          <w:divBdr>
            <w:top w:val="none" w:sz="0" w:space="0" w:color="auto"/>
            <w:left w:val="none" w:sz="0" w:space="0" w:color="auto"/>
            <w:bottom w:val="none" w:sz="0" w:space="0" w:color="auto"/>
            <w:right w:val="none" w:sz="0" w:space="0" w:color="auto"/>
          </w:divBdr>
          <w:divsChild>
            <w:div w:id="374544102">
              <w:marLeft w:val="0"/>
              <w:marRight w:val="0"/>
              <w:marTop w:val="0"/>
              <w:marBottom w:val="0"/>
              <w:divBdr>
                <w:top w:val="none" w:sz="0" w:space="0" w:color="auto"/>
                <w:left w:val="none" w:sz="0" w:space="0" w:color="auto"/>
                <w:bottom w:val="none" w:sz="0" w:space="0" w:color="auto"/>
                <w:right w:val="none" w:sz="0" w:space="0" w:color="auto"/>
              </w:divBdr>
            </w:div>
            <w:div w:id="1432510485">
              <w:marLeft w:val="0"/>
              <w:marRight w:val="0"/>
              <w:marTop w:val="0"/>
              <w:marBottom w:val="0"/>
              <w:divBdr>
                <w:top w:val="none" w:sz="0" w:space="0" w:color="auto"/>
                <w:left w:val="none" w:sz="0" w:space="0" w:color="auto"/>
                <w:bottom w:val="none" w:sz="0" w:space="0" w:color="auto"/>
                <w:right w:val="none" w:sz="0" w:space="0" w:color="auto"/>
              </w:divBdr>
            </w:div>
            <w:div w:id="1264150944">
              <w:marLeft w:val="0"/>
              <w:marRight w:val="0"/>
              <w:marTop w:val="0"/>
              <w:marBottom w:val="0"/>
              <w:divBdr>
                <w:top w:val="none" w:sz="0" w:space="0" w:color="auto"/>
                <w:left w:val="none" w:sz="0" w:space="0" w:color="auto"/>
                <w:bottom w:val="none" w:sz="0" w:space="0" w:color="auto"/>
                <w:right w:val="none" w:sz="0" w:space="0" w:color="auto"/>
              </w:divBdr>
            </w:div>
            <w:div w:id="63842239">
              <w:marLeft w:val="0"/>
              <w:marRight w:val="0"/>
              <w:marTop w:val="0"/>
              <w:marBottom w:val="0"/>
              <w:divBdr>
                <w:top w:val="none" w:sz="0" w:space="0" w:color="auto"/>
                <w:left w:val="none" w:sz="0" w:space="0" w:color="auto"/>
                <w:bottom w:val="none" w:sz="0" w:space="0" w:color="auto"/>
                <w:right w:val="none" w:sz="0" w:space="0" w:color="auto"/>
              </w:divBdr>
            </w:div>
          </w:divsChild>
        </w:div>
        <w:div w:id="169804441">
          <w:marLeft w:val="0"/>
          <w:marRight w:val="0"/>
          <w:marTop w:val="0"/>
          <w:marBottom w:val="0"/>
          <w:divBdr>
            <w:top w:val="none" w:sz="0" w:space="0" w:color="auto"/>
            <w:left w:val="none" w:sz="0" w:space="0" w:color="auto"/>
            <w:bottom w:val="none" w:sz="0" w:space="0" w:color="auto"/>
            <w:right w:val="none" w:sz="0" w:space="0" w:color="auto"/>
          </w:divBdr>
        </w:div>
      </w:divsChild>
    </w:div>
    <w:div w:id="1207914243">
      <w:bodyDiv w:val="1"/>
      <w:marLeft w:val="0"/>
      <w:marRight w:val="0"/>
      <w:marTop w:val="0"/>
      <w:marBottom w:val="0"/>
      <w:divBdr>
        <w:top w:val="none" w:sz="0" w:space="0" w:color="auto"/>
        <w:left w:val="none" w:sz="0" w:space="0" w:color="auto"/>
        <w:bottom w:val="none" w:sz="0" w:space="0" w:color="auto"/>
        <w:right w:val="none" w:sz="0" w:space="0" w:color="auto"/>
      </w:divBdr>
      <w:divsChild>
        <w:div w:id="726614143">
          <w:marLeft w:val="0"/>
          <w:marRight w:val="0"/>
          <w:marTop w:val="0"/>
          <w:marBottom w:val="0"/>
          <w:divBdr>
            <w:top w:val="none" w:sz="0" w:space="0" w:color="auto"/>
            <w:left w:val="none" w:sz="0" w:space="0" w:color="auto"/>
            <w:bottom w:val="none" w:sz="0" w:space="0" w:color="auto"/>
            <w:right w:val="none" w:sz="0" w:space="0" w:color="auto"/>
          </w:divBdr>
        </w:div>
        <w:div w:id="1972706816">
          <w:marLeft w:val="0"/>
          <w:marRight w:val="0"/>
          <w:marTop w:val="0"/>
          <w:marBottom w:val="0"/>
          <w:divBdr>
            <w:top w:val="none" w:sz="0" w:space="0" w:color="auto"/>
            <w:left w:val="none" w:sz="0" w:space="0" w:color="auto"/>
            <w:bottom w:val="none" w:sz="0" w:space="0" w:color="auto"/>
            <w:right w:val="none" w:sz="0" w:space="0" w:color="auto"/>
          </w:divBdr>
        </w:div>
        <w:div w:id="33234083">
          <w:marLeft w:val="0"/>
          <w:marRight w:val="0"/>
          <w:marTop w:val="0"/>
          <w:marBottom w:val="0"/>
          <w:divBdr>
            <w:top w:val="none" w:sz="0" w:space="0" w:color="auto"/>
            <w:left w:val="none" w:sz="0" w:space="0" w:color="auto"/>
            <w:bottom w:val="none" w:sz="0" w:space="0" w:color="auto"/>
            <w:right w:val="none" w:sz="0" w:space="0" w:color="auto"/>
          </w:divBdr>
          <w:divsChild>
            <w:div w:id="1269047258">
              <w:marLeft w:val="-225"/>
              <w:marRight w:val="-225"/>
              <w:marTop w:val="0"/>
              <w:marBottom w:val="0"/>
              <w:divBdr>
                <w:top w:val="none" w:sz="0" w:space="0" w:color="auto"/>
                <w:left w:val="none" w:sz="0" w:space="0" w:color="auto"/>
                <w:bottom w:val="none" w:sz="0" w:space="0" w:color="auto"/>
                <w:right w:val="none" w:sz="0" w:space="0" w:color="auto"/>
              </w:divBdr>
              <w:divsChild>
                <w:div w:id="1981300498">
                  <w:marLeft w:val="0"/>
                  <w:marRight w:val="0"/>
                  <w:marTop w:val="0"/>
                  <w:marBottom w:val="0"/>
                  <w:divBdr>
                    <w:top w:val="none" w:sz="0" w:space="0" w:color="auto"/>
                    <w:left w:val="none" w:sz="0" w:space="0" w:color="auto"/>
                    <w:bottom w:val="none" w:sz="0" w:space="0" w:color="auto"/>
                    <w:right w:val="none" w:sz="0" w:space="0" w:color="auto"/>
                  </w:divBdr>
                </w:div>
                <w:div w:id="11314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8099">
          <w:marLeft w:val="0"/>
          <w:marRight w:val="0"/>
          <w:marTop w:val="0"/>
          <w:marBottom w:val="0"/>
          <w:divBdr>
            <w:top w:val="none" w:sz="0" w:space="0" w:color="auto"/>
            <w:left w:val="none" w:sz="0" w:space="0" w:color="auto"/>
            <w:bottom w:val="none" w:sz="0" w:space="0" w:color="auto"/>
            <w:right w:val="none" w:sz="0" w:space="0" w:color="auto"/>
          </w:divBdr>
          <w:divsChild>
            <w:div w:id="811675200">
              <w:marLeft w:val="-225"/>
              <w:marRight w:val="-225"/>
              <w:marTop w:val="0"/>
              <w:marBottom w:val="0"/>
              <w:divBdr>
                <w:top w:val="none" w:sz="0" w:space="0" w:color="auto"/>
                <w:left w:val="none" w:sz="0" w:space="0" w:color="auto"/>
                <w:bottom w:val="none" w:sz="0" w:space="0" w:color="auto"/>
                <w:right w:val="none" w:sz="0" w:space="0" w:color="auto"/>
              </w:divBdr>
              <w:divsChild>
                <w:div w:id="961227286">
                  <w:marLeft w:val="0"/>
                  <w:marRight w:val="0"/>
                  <w:marTop w:val="0"/>
                  <w:marBottom w:val="0"/>
                  <w:divBdr>
                    <w:top w:val="none" w:sz="0" w:space="0" w:color="auto"/>
                    <w:left w:val="none" w:sz="0" w:space="0" w:color="auto"/>
                    <w:bottom w:val="none" w:sz="0" w:space="0" w:color="auto"/>
                    <w:right w:val="none" w:sz="0" w:space="0" w:color="auto"/>
                  </w:divBdr>
                </w:div>
                <w:div w:id="882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5351">
          <w:marLeft w:val="0"/>
          <w:marRight w:val="0"/>
          <w:marTop w:val="0"/>
          <w:marBottom w:val="0"/>
          <w:divBdr>
            <w:top w:val="none" w:sz="0" w:space="0" w:color="auto"/>
            <w:left w:val="none" w:sz="0" w:space="0" w:color="auto"/>
            <w:bottom w:val="none" w:sz="0" w:space="0" w:color="auto"/>
            <w:right w:val="none" w:sz="0" w:space="0" w:color="auto"/>
          </w:divBdr>
        </w:div>
        <w:div w:id="1963152010">
          <w:marLeft w:val="0"/>
          <w:marRight w:val="0"/>
          <w:marTop w:val="0"/>
          <w:marBottom w:val="0"/>
          <w:divBdr>
            <w:top w:val="none" w:sz="0" w:space="0" w:color="auto"/>
            <w:left w:val="none" w:sz="0" w:space="0" w:color="auto"/>
            <w:bottom w:val="none" w:sz="0" w:space="0" w:color="auto"/>
            <w:right w:val="none" w:sz="0" w:space="0" w:color="auto"/>
          </w:divBdr>
          <w:divsChild>
            <w:div w:id="866335037">
              <w:marLeft w:val="0"/>
              <w:marRight w:val="0"/>
              <w:marTop w:val="0"/>
              <w:marBottom w:val="0"/>
              <w:divBdr>
                <w:top w:val="none" w:sz="0" w:space="0" w:color="auto"/>
                <w:left w:val="none" w:sz="0" w:space="0" w:color="auto"/>
                <w:bottom w:val="none" w:sz="0" w:space="0" w:color="auto"/>
                <w:right w:val="none" w:sz="0" w:space="0" w:color="auto"/>
              </w:divBdr>
            </w:div>
          </w:divsChild>
        </w:div>
        <w:div w:id="961691679">
          <w:marLeft w:val="0"/>
          <w:marRight w:val="0"/>
          <w:marTop w:val="0"/>
          <w:marBottom w:val="0"/>
          <w:divBdr>
            <w:top w:val="none" w:sz="0" w:space="0" w:color="auto"/>
            <w:left w:val="none" w:sz="0" w:space="0" w:color="auto"/>
            <w:bottom w:val="none" w:sz="0" w:space="0" w:color="auto"/>
            <w:right w:val="none" w:sz="0" w:space="0" w:color="auto"/>
          </w:divBdr>
          <w:divsChild>
            <w:div w:id="165559195">
              <w:marLeft w:val="0"/>
              <w:marRight w:val="0"/>
              <w:marTop w:val="0"/>
              <w:marBottom w:val="0"/>
              <w:divBdr>
                <w:top w:val="none" w:sz="0" w:space="0" w:color="auto"/>
                <w:left w:val="none" w:sz="0" w:space="0" w:color="auto"/>
                <w:bottom w:val="none" w:sz="0" w:space="0" w:color="auto"/>
                <w:right w:val="none" w:sz="0" w:space="0" w:color="auto"/>
              </w:divBdr>
              <w:divsChild>
                <w:div w:id="853031563">
                  <w:marLeft w:val="-225"/>
                  <w:marRight w:val="-225"/>
                  <w:marTop w:val="0"/>
                  <w:marBottom w:val="0"/>
                  <w:divBdr>
                    <w:top w:val="none" w:sz="0" w:space="0" w:color="auto"/>
                    <w:left w:val="none" w:sz="0" w:space="0" w:color="auto"/>
                    <w:bottom w:val="none" w:sz="0" w:space="0" w:color="auto"/>
                    <w:right w:val="none" w:sz="0" w:space="0" w:color="auto"/>
                  </w:divBdr>
                  <w:divsChild>
                    <w:div w:id="564142373">
                      <w:marLeft w:val="0"/>
                      <w:marRight w:val="0"/>
                      <w:marTop w:val="0"/>
                      <w:marBottom w:val="0"/>
                      <w:divBdr>
                        <w:top w:val="none" w:sz="0" w:space="0" w:color="auto"/>
                        <w:left w:val="none" w:sz="0" w:space="0" w:color="auto"/>
                        <w:bottom w:val="none" w:sz="0" w:space="0" w:color="auto"/>
                        <w:right w:val="none" w:sz="0" w:space="0" w:color="auto"/>
                      </w:divBdr>
                    </w:div>
                    <w:div w:id="7142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26188">
          <w:marLeft w:val="0"/>
          <w:marRight w:val="0"/>
          <w:marTop w:val="0"/>
          <w:marBottom w:val="0"/>
          <w:divBdr>
            <w:top w:val="none" w:sz="0" w:space="0" w:color="auto"/>
            <w:left w:val="none" w:sz="0" w:space="0" w:color="auto"/>
            <w:bottom w:val="none" w:sz="0" w:space="0" w:color="auto"/>
            <w:right w:val="none" w:sz="0" w:space="0" w:color="auto"/>
          </w:divBdr>
        </w:div>
      </w:divsChild>
    </w:div>
    <w:div w:id="1283264974">
      <w:bodyDiv w:val="1"/>
      <w:marLeft w:val="0"/>
      <w:marRight w:val="0"/>
      <w:marTop w:val="0"/>
      <w:marBottom w:val="0"/>
      <w:divBdr>
        <w:top w:val="none" w:sz="0" w:space="0" w:color="auto"/>
        <w:left w:val="none" w:sz="0" w:space="0" w:color="auto"/>
        <w:bottom w:val="none" w:sz="0" w:space="0" w:color="auto"/>
        <w:right w:val="none" w:sz="0" w:space="0" w:color="auto"/>
      </w:divBdr>
      <w:divsChild>
        <w:div w:id="918757862">
          <w:marLeft w:val="0"/>
          <w:marRight w:val="0"/>
          <w:marTop w:val="0"/>
          <w:marBottom w:val="0"/>
          <w:divBdr>
            <w:top w:val="none" w:sz="0" w:space="0" w:color="auto"/>
            <w:left w:val="none" w:sz="0" w:space="0" w:color="auto"/>
            <w:bottom w:val="none" w:sz="0" w:space="0" w:color="auto"/>
            <w:right w:val="none" w:sz="0" w:space="0" w:color="auto"/>
          </w:divBdr>
        </w:div>
        <w:div w:id="1578397533">
          <w:marLeft w:val="0"/>
          <w:marRight w:val="0"/>
          <w:marTop w:val="0"/>
          <w:marBottom w:val="0"/>
          <w:divBdr>
            <w:top w:val="none" w:sz="0" w:space="0" w:color="auto"/>
            <w:left w:val="none" w:sz="0" w:space="0" w:color="auto"/>
            <w:bottom w:val="none" w:sz="0" w:space="0" w:color="auto"/>
            <w:right w:val="none" w:sz="0" w:space="0" w:color="auto"/>
          </w:divBdr>
          <w:divsChild>
            <w:div w:id="281229749">
              <w:marLeft w:val="0"/>
              <w:marRight w:val="0"/>
              <w:marTop w:val="0"/>
              <w:marBottom w:val="0"/>
              <w:divBdr>
                <w:top w:val="none" w:sz="0" w:space="0" w:color="auto"/>
                <w:left w:val="none" w:sz="0" w:space="0" w:color="auto"/>
                <w:bottom w:val="none" w:sz="0" w:space="0" w:color="auto"/>
                <w:right w:val="none" w:sz="0" w:space="0" w:color="auto"/>
              </w:divBdr>
              <w:divsChild>
                <w:div w:id="1600917439">
                  <w:marLeft w:val="-225"/>
                  <w:marRight w:val="-225"/>
                  <w:marTop w:val="0"/>
                  <w:marBottom w:val="0"/>
                  <w:divBdr>
                    <w:top w:val="none" w:sz="0" w:space="0" w:color="auto"/>
                    <w:left w:val="none" w:sz="0" w:space="0" w:color="auto"/>
                    <w:bottom w:val="none" w:sz="0" w:space="0" w:color="auto"/>
                    <w:right w:val="none" w:sz="0" w:space="0" w:color="auto"/>
                  </w:divBdr>
                  <w:divsChild>
                    <w:div w:id="1829009889">
                      <w:marLeft w:val="0"/>
                      <w:marRight w:val="0"/>
                      <w:marTop w:val="0"/>
                      <w:marBottom w:val="0"/>
                      <w:divBdr>
                        <w:top w:val="none" w:sz="0" w:space="0" w:color="auto"/>
                        <w:left w:val="none" w:sz="0" w:space="0" w:color="auto"/>
                        <w:bottom w:val="none" w:sz="0" w:space="0" w:color="auto"/>
                        <w:right w:val="none" w:sz="0" w:space="0" w:color="auto"/>
                      </w:divBdr>
                    </w:div>
                    <w:div w:id="15573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12035">
          <w:marLeft w:val="0"/>
          <w:marRight w:val="0"/>
          <w:marTop w:val="0"/>
          <w:marBottom w:val="0"/>
          <w:divBdr>
            <w:top w:val="none" w:sz="0" w:space="0" w:color="auto"/>
            <w:left w:val="none" w:sz="0" w:space="0" w:color="auto"/>
            <w:bottom w:val="none" w:sz="0" w:space="0" w:color="auto"/>
            <w:right w:val="none" w:sz="0" w:space="0" w:color="auto"/>
          </w:divBdr>
        </w:div>
        <w:div w:id="1762870946">
          <w:marLeft w:val="0"/>
          <w:marRight w:val="0"/>
          <w:marTop w:val="0"/>
          <w:marBottom w:val="0"/>
          <w:divBdr>
            <w:top w:val="none" w:sz="0" w:space="0" w:color="auto"/>
            <w:left w:val="none" w:sz="0" w:space="0" w:color="auto"/>
            <w:bottom w:val="none" w:sz="0" w:space="0" w:color="auto"/>
            <w:right w:val="none" w:sz="0" w:space="0" w:color="auto"/>
          </w:divBdr>
          <w:divsChild>
            <w:div w:id="135267097">
              <w:marLeft w:val="-225"/>
              <w:marRight w:val="-225"/>
              <w:marTop w:val="0"/>
              <w:marBottom w:val="0"/>
              <w:divBdr>
                <w:top w:val="none" w:sz="0" w:space="0" w:color="auto"/>
                <w:left w:val="none" w:sz="0" w:space="0" w:color="auto"/>
                <w:bottom w:val="none" w:sz="0" w:space="0" w:color="auto"/>
                <w:right w:val="none" w:sz="0" w:space="0" w:color="auto"/>
              </w:divBdr>
              <w:divsChild>
                <w:div w:id="1682387762">
                  <w:marLeft w:val="0"/>
                  <w:marRight w:val="0"/>
                  <w:marTop w:val="0"/>
                  <w:marBottom w:val="0"/>
                  <w:divBdr>
                    <w:top w:val="none" w:sz="0" w:space="0" w:color="auto"/>
                    <w:left w:val="none" w:sz="0" w:space="0" w:color="auto"/>
                    <w:bottom w:val="none" w:sz="0" w:space="0" w:color="auto"/>
                    <w:right w:val="none" w:sz="0" w:space="0" w:color="auto"/>
                  </w:divBdr>
                </w:div>
                <w:div w:id="2606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9503">
      <w:bodyDiv w:val="1"/>
      <w:marLeft w:val="0"/>
      <w:marRight w:val="0"/>
      <w:marTop w:val="0"/>
      <w:marBottom w:val="0"/>
      <w:divBdr>
        <w:top w:val="none" w:sz="0" w:space="0" w:color="auto"/>
        <w:left w:val="none" w:sz="0" w:space="0" w:color="auto"/>
        <w:bottom w:val="none" w:sz="0" w:space="0" w:color="auto"/>
        <w:right w:val="none" w:sz="0" w:space="0" w:color="auto"/>
      </w:divBdr>
      <w:divsChild>
        <w:div w:id="287855427">
          <w:marLeft w:val="0"/>
          <w:marRight w:val="0"/>
          <w:marTop w:val="0"/>
          <w:marBottom w:val="0"/>
          <w:divBdr>
            <w:top w:val="none" w:sz="0" w:space="0" w:color="auto"/>
            <w:left w:val="none" w:sz="0" w:space="0" w:color="auto"/>
            <w:bottom w:val="none" w:sz="0" w:space="0" w:color="auto"/>
            <w:right w:val="none" w:sz="0" w:space="0" w:color="auto"/>
          </w:divBdr>
        </w:div>
        <w:div w:id="1205604909">
          <w:marLeft w:val="0"/>
          <w:marRight w:val="0"/>
          <w:marTop w:val="0"/>
          <w:marBottom w:val="0"/>
          <w:divBdr>
            <w:top w:val="none" w:sz="0" w:space="0" w:color="auto"/>
            <w:left w:val="none" w:sz="0" w:space="0" w:color="auto"/>
            <w:bottom w:val="none" w:sz="0" w:space="0" w:color="auto"/>
            <w:right w:val="none" w:sz="0" w:space="0" w:color="auto"/>
          </w:divBdr>
        </w:div>
        <w:div w:id="1395620331">
          <w:marLeft w:val="0"/>
          <w:marRight w:val="0"/>
          <w:marTop w:val="0"/>
          <w:marBottom w:val="0"/>
          <w:divBdr>
            <w:top w:val="none" w:sz="0" w:space="0" w:color="auto"/>
            <w:left w:val="none" w:sz="0" w:space="0" w:color="auto"/>
            <w:bottom w:val="none" w:sz="0" w:space="0" w:color="auto"/>
            <w:right w:val="none" w:sz="0" w:space="0" w:color="auto"/>
          </w:divBdr>
          <w:divsChild>
            <w:div w:id="1081832119">
              <w:marLeft w:val="0"/>
              <w:marRight w:val="0"/>
              <w:marTop w:val="0"/>
              <w:marBottom w:val="0"/>
              <w:divBdr>
                <w:top w:val="none" w:sz="0" w:space="0" w:color="auto"/>
                <w:left w:val="none" w:sz="0" w:space="0" w:color="auto"/>
                <w:bottom w:val="none" w:sz="0" w:space="0" w:color="auto"/>
                <w:right w:val="none" w:sz="0" w:space="0" w:color="auto"/>
              </w:divBdr>
              <w:divsChild>
                <w:div w:id="1454440517">
                  <w:marLeft w:val="0"/>
                  <w:marRight w:val="0"/>
                  <w:marTop w:val="0"/>
                  <w:marBottom w:val="0"/>
                  <w:divBdr>
                    <w:top w:val="none" w:sz="0" w:space="0" w:color="auto"/>
                    <w:left w:val="none" w:sz="0" w:space="0" w:color="auto"/>
                    <w:bottom w:val="none" w:sz="0" w:space="0" w:color="auto"/>
                    <w:right w:val="none" w:sz="0" w:space="0" w:color="auto"/>
                  </w:divBdr>
                </w:div>
                <w:div w:id="2111848603">
                  <w:marLeft w:val="0"/>
                  <w:marRight w:val="0"/>
                  <w:marTop w:val="0"/>
                  <w:marBottom w:val="0"/>
                  <w:divBdr>
                    <w:top w:val="none" w:sz="0" w:space="0" w:color="auto"/>
                    <w:left w:val="none" w:sz="0" w:space="0" w:color="auto"/>
                    <w:bottom w:val="none" w:sz="0" w:space="0" w:color="auto"/>
                    <w:right w:val="none" w:sz="0" w:space="0" w:color="auto"/>
                  </w:divBdr>
                </w:div>
                <w:div w:id="179853099">
                  <w:marLeft w:val="0"/>
                  <w:marRight w:val="0"/>
                  <w:marTop w:val="0"/>
                  <w:marBottom w:val="0"/>
                  <w:divBdr>
                    <w:top w:val="none" w:sz="0" w:space="0" w:color="auto"/>
                    <w:left w:val="none" w:sz="0" w:space="0" w:color="auto"/>
                    <w:bottom w:val="none" w:sz="0" w:space="0" w:color="auto"/>
                    <w:right w:val="none" w:sz="0" w:space="0" w:color="auto"/>
                  </w:divBdr>
                </w:div>
              </w:divsChild>
            </w:div>
            <w:div w:id="61564299">
              <w:marLeft w:val="0"/>
              <w:marRight w:val="0"/>
              <w:marTop w:val="0"/>
              <w:marBottom w:val="0"/>
              <w:divBdr>
                <w:top w:val="none" w:sz="0" w:space="0" w:color="auto"/>
                <w:left w:val="none" w:sz="0" w:space="0" w:color="auto"/>
                <w:bottom w:val="none" w:sz="0" w:space="0" w:color="auto"/>
                <w:right w:val="none" w:sz="0" w:space="0" w:color="auto"/>
              </w:divBdr>
            </w:div>
            <w:div w:id="1387487961">
              <w:marLeft w:val="0"/>
              <w:marRight w:val="0"/>
              <w:marTop w:val="0"/>
              <w:marBottom w:val="0"/>
              <w:divBdr>
                <w:top w:val="none" w:sz="0" w:space="0" w:color="auto"/>
                <w:left w:val="none" w:sz="0" w:space="0" w:color="auto"/>
                <w:bottom w:val="none" w:sz="0" w:space="0" w:color="auto"/>
                <w:right w:val="none" w:sz="0" w:space="0" w:color="auto"/>
              </w:divBdr>
            </w:div>
            <w:div w:id="1948658178">
              <w:marLeft w:val="0"/>
              <w:marRight w:val="0"/>
              <w:marTop w:val="0"/>
              <w:marBottom w:val="0"/>
              <w:divBdr>
                <w:top w:val="none" w:sz="0" w:space="0" w:color="auto"/>
                <w:left w:val="none" w:sz="0" w:space="0" w:color="auto"/>
                <w:bottom w:val="none" w:sz="0" w:space="0" w:color="auto"/>
                <w:right w:val="none" w:sz="0" w:space="0" w:color="auto"/>
              </w:divBdr>
              <w:divsChild>
                <w:div w:id="1025981092">
                  <w:marLeft w:val="0"/>
                  <w:marRight w:val="0"/>
                  <w:marTop w:val="0"/>
                  <w:marBottom w:val="0"/>
                  <w:divBdr>
                    <w:top w:val="none" w:sz="0" w:space="0" w:color="auto"/>
                    <w:left w:val="none" w:sz="0" w:space="0" w:color="auto"/>
                    <w:bottom w:val="none" w:sz="0" w:space="0" w:color="auto"/>
                    <w:right w:val="none" w:sz="0" w:space="0" w:color="auto"/>
                  </w:divBdr>
                </w:div>
                <w:div w:id="125588102">
                  <w:marLeft w:val="0"/>
                  <w:marRight w:val="0"/>
                  <w:marTop w:val="0"/>
                  <w:marBottom w:val="0"/>
                  <w:divBdr>
                    <w:top w:val="none" w:sz="0" w:space="0" w:color="auto"/>
                    <w:left w:val="none" w:sz="0" w:space="0" w:color="auto"/>
                    <w:bottom w:val="none" w:sz="0" w:space="0" w:color="auto"/>
                    <w:right w:val="none" w:sz="0" w:space="0" w:color="auto"/>
                  </w:divBdr>
                </w:div>
              </w:divsChild>
            </w:div>
            <w:div w:id="802310805">
              <w:marLeft w:val="0"/>
              <w:marRight w:val="0"/>
              <w:marTop w:val="0"/>
              <w:marBottom w:val="0"/>
              <w:divBdr>
                <w:top w:val="none" w:sz="0" w:space="0" w:color="auto"/>
                <w:left w:val="none" w:sz="0" w:space="0" w:color="auto"/>
                <w:bottom w:val="none" w:sz="0" w:space="0" w:color="auto"/>
                <w:right w:val="none" w:sz="0" w:space="0" w:color="auto"/>
              </w:divBdr>
              <w:divsChild>
                <w:div w:id="364914532">
                  <w:marLeft w:val="0"/>
                  <w:marRight w:val="0"/>
                  <w:marTop w:val="0"/>
                  <w:marBottom w:val="0"/>
                  <w:divBdr>
                    <w:top w:val="none" w:sz="0" w:space="0" w:color="auto"/>
                    <w:left w:val="none" w:sz="0" w:space="0" w:color="auto"/>
                    <w:bottom w:val="none" w:sz="0" w:space="0" w:color="auto"/>
                    <w:right w:val="none" w:sz="0" w:space="0" w:color="auto"/>
                  </w:divBdr>
                </w:div>
              </w:divsChild>
            </w:div>
            <w:div w:id="2024430715">
              <w:marLeft w:val="0"/>
              <w:marRight w:val="0"/>
              <w:marTop w:val="0"/>
              <w:marBottom w:val="0"/>
              <w:divBdr>
                <w:top w:val="none" w:sz="0" w:space="0" w:color="auto"/>
                <w:left w:val="none" w:sz="0" w:space="0" w:color="auto"/>
                <w:bottom w:val="none" w:sz="0" w:space="0" w:color="auto"/>
                <w:right w:val="none" w:sz="0" w:space="0" w:color="auto"/>
              </w:divBdr>
              <w:divsChild>
                <w:div w:id="403187277">
                  <w:marLeft w:val="0"/>
                  <w:marRight w:val="0"/>
                  <w:marTop w:val="0"/>
                  <w:marBottom w:val="0"/>
                  <w:divBdr>
                    <w:top w:val="none" w:sz="0" w:space="0" w:color="auto"/>
                    <w:left w:val="none" w:sz="0" w:space="0" w:color="auto"/>
                    <w:bottom w:val="none" w:sz="0" w:space="0" w:color="auto"/>
                    <w:right w:val="none" w:sz="0" w:space="0" w:color="auto"/>
                  </w:divBdr>
                </w:div>
              </w:divsChild>
            </w:div>
            <w:div w:id="1767843071">
              <w:marLeft w:val="0"/>
              <w:marRight w:val="0"/>
              <w:marTop w:val="0"/>
              <w:marBottom w:val="0"/>
              <w:divBdr>
                <w:top w:val="none" w:sz="0" w:space="0" w:color="auto"/>
                <w:left w:val="none" w:sz="0" w:space="0" w:color="auto"/>
                <w:bottom w:val="none" w:sz="0" w:space="0" w:color="auto"/>
                <w:right w:val="none" w:sz="0" w:space="0" w:color="auto"/>
              </w:divBdr>
              <w:divsChild>
                <w:div w:id="20918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file:///C:\Users\15307\Box\CHC%20All\01.%20Projects%20Active\CFO%20(SP6495201)\08.%20Research%20and%20Evaluation\02.%20Data%20Analysis\BNS3-pilot2\bns3p2_eda_website_csun\Eating_Habits_files\figure-html\unnamed-chunk-3-1.png" TargetMode="External"/><Relationship Id="rId68" Type="http://schemas.openxmlformats.org/officeDocument/2006/relationships/image" Target="file:///C:\Users\15307\Box\CHC%20All\01.%20Projects%20Active\CFO%20(SP6495201)\08.%20Research%20and%20Evaluation\02.%20Data%20Analysis\BNS3-pilot2\bns3p2_eda_website_csun\Physical_Activity_files\figure-html\unnamed-chunk-2-1.png" TargetMode="External"/><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file:///C:\Users\15307\Box\CHC%20All\01.%20Projects%20Active\CFO%20(SP6495201)\08.%20Research%20and%20Evaluation\02.%20Data%20Analysis\BNS3-pilot2\bns3p2_eda_website_csun\Food_Security_files\figure-html\unnamed-chunk-3-1.png" TargetMode="External"/><Relationship Id="rId66" Type="http://schemas.openxmlformats.org/officeDocument/2006/relationships/image" Target="file:///C:\Users\15307\Box\CHC%20All\01.%20Projects%20Active\CFO%20(SP6495201)\08.%20Research%20and%20Evaluation\02.%20Data%20Analysis\BNS3-pilot2\bns3p2_eda_website_csun\Eating_Habits_files\figure-html\unnamed-chunk-6-1.png" TargetMode="External"/><Relationship Id="rId74" Type="http://schemas.openxmlformats.org/officeDocument/2006/relationships/image" Target="file:///C:\Users\15307\Box\CHC%20All\01.%20Projects%20Active\CFO%20(SP6495201)\08.%20Research%20and%20Evaluation\02.%20Data%20Analysis\BNS3-pilot2\bns3p2_eda_website_csun\Mental_Health_files\figure-html\unnamed-chunk-2-1.pn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file:///C:\Users\15307\Box\CHC%20All\01.%20Projects%20Active\CFO%20(SP6495201)\08.%20Research%20and%20Evaluation\02.%20Data%20Analysis\BNS3-pilot2\bns3p2_eda_website_csun\CHC_Logo.png" TargetMode="External"/><Relationship Id="rId19" Type="http://schemas.openxmlformats.org/officeDocument/2006/relationships/hyperlink" Target="file:///C:\Users\bfranklin4\Box\CHC%20All\01.%20Projects%20Active\CFO-CalFresh%20Outreach%20(SP6495201)\08.%20Research%20and%20Evaluation\02.%20Data%20Analysis\BNS3-pilot2\bns3p2_eda_website_csun\Student_Demo.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dss.ca.gov/inforesources/calfresh/abawd" TargetMode="External"/><Relationship Id="rId43" Type="http://schemas.openxmlformats.org/officeDocument/2006/relationships/hyperlink" Target="https://www.cdss.ca.gov/inforesources/cdss-programs/calfresh/eligibility-and-issuance-requirements"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file:///C:\Users\15307\Box\CHC%20All\01.%20Projects%20Active\CFO%20(SP6495201)\08.%20Research%20and%20Evaluation\02.%20Data%20Analysis\BNS3-pilot2\bns3p2_eda_website_csun\Eating_Habits_files\figure-html\unnamed-chunk-4-1.png" TargetMode="External"/><Relationship Id="rId69" Type="http://schemas.openxmlformats.org/officeDocument/2006/relationships/image" Target="file:///C:\Users\15307\Box\CHC%20All\01.%20Projects%20Active\CFO%20(SP6495201)\08.%20Research%20and%20Evaluation\02.%20Data%20Analysis\BNS3-pilot2\bns3p2_eda_website_csun\Sleep_files\figure-html\unnamed-chunk-2-1.png" TargetMode="External"/><Relationship Id="rId77" Type="http://schemas.openxmlformats.org/officeDocument/2006/relationships/fontTable" Target="fontTable.xml"/><Relationship Id="rId8" Type="http://schemas.microsoft.com/office/2016/09/relationships/commentsIds" Target="commentsIds.xml"/><Relationship Id="rId51" Type="http://schemas.openxmlformats.org/officeDocument/2006/relationships/image" Target="media/image35.png"/><Relationship Id="rId72" Type="http://schemas.openxmlformats.org/officeDocument/2006/relationships/image" Target="file:///C:\Users\15307\Box\CHC%20All\01.%20Projects%20Active\CFO%20(SP6495201)\08.%20Research%20and%20Evaluation\02.%20Data%20Analysis\BNS3-pilot2\bns3p2_eda_website_csun\Sleep_files\figure-html\unnamed-chunk-6-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file:///C:\Users\bfranklin4\Box\CHC%20All\01.%20Projects%20Active\CFO-CalFresh%20Outreach%20(SP6495201)\08.%20Research%20and%20Evaluation\02.%20Data%20Analysis\BNS3-pilot2\bns3p2_eda_website_csun\Personal_Demo.html"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file:///C:\Users\15307\Box\CHC%20All\01.%20Projects%20Active\CFO%20(SP6495201)\08.%20Research%20and%20Evaluation\02.%20Data%20Analysis\BNS3-pilot2\bns3p2_eda_website_csun\Food_Security_files\figure-html\unnamed-chunk-4-1.png" TargetMode="External"/><Relationship Id="rId67" Type="http://schemas.openxmlformats.org/officeDocument/2006/relationships/image" Target="file:///C:\Users\15307\Box\CHC%20All\01.%20Projects%20Active\CFO%20(SP6495201)\08.%20Research%20and%20Evaluation\02.%20Data%20Analysis\BNS3-pilot2\bns3p2_eda_website_csun\Eating_Habits_files\figure-html\unnamed-chunk-7-1.png"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file:///C:\Users\15307\Box\CHC%20All\01.%20Projects%20Active\CFO%20(SP6495201)\08.%20Research%20and%20Evaluation\02.%20Data%20Analysis\BNS3-pilot2\bns3p2_eda_website_csun\Eating_Habits_files\figure-html\unnamed-chunk-2-1.png" TargetMode="External"/><Relationship Id="rId70" Type="http://schemas.openxmlformats.org/officeDocument/2006/relationships/image" Target="file:///C:\Users\15307\Box\CHC%20All\01.%20Projects%20Active\CFO%20(SP6495201)\08.%20Research%20and%20Evaluation\02.%20Data%20Analysis\BNS3-pilot2\bns3p2_eda_website_csun\Sleep_files\figure-html\unnamed-chunk-3-1.png" TargetMode="External"/><Relationship Id="rId75" Type="http://schemas.openxmlformats.org/officeDocument/2006/relationships/image" Target="file:///C:\Users\15307\Box\CHC%20All\01.%20Projects%20Active\CFO%20(SP6495201)\08.%20Research%20and%20Evaluation\02.%20Data%20Analysis\BNS3-pilot2\bns3p2_eda_website_csun\Mental_Health_files\figure-html\unnamed-chunk-3-1.png" TargetMode="Externa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csuchico.edu/calfresh/basics/college-student-eligibility.shtml" TargetMode="External"/><Relationship Id="rId49" Type="http://schemas.openxmlformats.org/officeDocument/2006/relationships/image" Target="media/image33.png"/><Relationship Id="rId57" Type="http://schemas.openxmlformats.org/officeDocument/2006/relationships/image" Target="file:///C:\Users\15307\Box\CHC%20All\01.%20Projects%20Active\CFO%20(SP6495201)\08.%20Research%20and%20Evaluation\02.%20Data%20Analysis\BNS3-pilot2\bns3p2_eda_website_csun\Food_Security_files\figure-html\unnamed-chunk-2-1.png"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file:///C:\Users\15307\Box\CHC%20All\01.%20Projects%20Active\CFO%20(SP6495201)\08.%20Research%20and%20Evaluation\02.%20Data%20Analysis\BNS3-pilot2\bns3p2_eda_website_csun\Food_Security_files\figure-html\unnamed-chunk-5-1.png" TargetMode="External"/><Relationship Id="rId65" Type="http://schemas.openxmlformats.org/officeDocument/2006/relationships/image" Target="file:///C:\Users\15307\Box\CHC%20All\01.%20Projects%20Active\CFO%20(SP6495201)\08.%20Research%20and%20Evaluation\02.%20Data%20Analysis\BNS3-pilot2\bns3p2_eda_website_csun\Eating_Habits_files\figure-html\unnamed-chunk-5-1.png" TargetMode="External"/><Relationship Id="rId73" Type="http://schemas.openxmlformats.org/officeDocument/2006/relationships/image" Target="file:///C:\Users\15307\Box\CHC%20All\01.%20Projects%20Active\CFO%20(SP6495201)\08.%20Research%20and%20Evaluation\02.%20Data%20Analysis\BNS3-pilot2\bns3p2_eda_website_csun\Sleep_files\figure-html\unnamed-chunk-7-1.png" TargetMode="External"/><Relationship Id="rId78"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hyperlink" Target="https://www.census.gov/quickfacts/fact/note/US/RHI625219" TargetMode="External"/><Relationship Id="rId18" Type="http://schemas.openxmlformats.org/officeDocument/2006/relationships/hyperlink" Target="https://www.universityofcalifornia.edu/sites/default/files/First-Generation%20Student%20Success%20at%20UC%208-2017.pdf"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file:///C:\Users\15307\Box\CHC%20All\01.%20Projects%20Active\CFO%20(SP6495201)\08.%20Research%20and%20Evaluation\02.%20Data%20Analysis\BNS3-pilot2\bns3p2_eda_website_csun\Mental_Health_files\figure-html\unnamed-chunk-4-1.png" TargetMode="External"/><Relationship Id="rId7" Type="http://schemas.microsoft.com/office/2011/relationships/commentsExtended" Target="commentsExtended.xml"/><Relationship Id="rId71" Type="http://schemas.openxmlformats.org/officeDocument/2006/relationships/image" Target="file:///C:\Users\15307\Box\CHC%20All\01.%20Projects%20Active\CFO%20(SP6495201)\08.%20Research%20and%20Evaluation\02.%20Data%20Analysis\BNS3-pilot2\bns3p2_eda_website_csun\Sleep_files\figure-html\unnamed-chunk-4-1.png"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7DE5B-D11D-4DB0-A988-DD74F67DF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Pages>
  <Words>8342</Words>
  <Characters>47551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Kaytlin Conley</dc:creator>
  <cp:keywords/>
  <dc:description/>
  <cp:lastModifiedBy>Kaytlin Conley</cp:lastModifiedBy>
  <cp:revision>26</cp:revision>
  <dcterms:created xsi:type="dcterms:W3CDTF">2022-04-21T17:07:00Z</dcterms:created>
  <dcterms:modified xsi:type="dcterms:W3CDTF">2022-06-22T18:15:00Z</dcterms:modified>
</cp:coreProperties>
</file>